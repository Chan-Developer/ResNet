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1D71B">
      <w:pPr>
        <w:pStyle w:val="3"/>
        <w:ind w:firstLine="0" w:firstLineChars="0"/>
      </w:pPr>
    </w:p>
    <w:p w14:paraId="390615C7">
      <w:pPr>
        <w:pStyle w:val="3"/>
        <w:ind w:firstLine="0" w:firstLineChars="0"/>
      </w:pPr>
    </w:p>
    <w:p w14:paraId="397E4D95">
      <w:pPr>
        <w:pStyle w:val="3"/>
        <w:ind w:firstLine="0" w:firstLineChars="0"/>
      </w:pPr>
    </w:p>
    <w:p w14:paraId="3D73223F">
      <w:pPr>
        <w:pStyle w:val="3"/>
        <w:ind w:firstLine="0" w:firstLineChars="0"/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-425450</wp:posOffset>
            </wp:positionV>
            <wp:extent cx="3482975" cy="631825"/>
            <wp:effectExtent l="0" t="0" r="3175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014" cy="631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5B1EB">
      <w:pPr>
        <w:pStyle w:val="3"/>
        <w:ind w:firstLine="0" w:firstLineChars="0"/>
      </w:pPr>
    </w:p>
    <w:p w14:paraId="60B72E7B">
      <w:pPr>
        <w:pStyle w:val="27"/>
      </w:pPr>
    </w:p>
    <w:p w14:paraId="6E7F01AB">
      <w:pPr>
        <w:pStyle w:val="27"/>
      </w:pPr>
    </w:p>
    <w:p w14:paraId="196FE6EC">
      <w:pPr>
        <w:pStyle w:val="27"/>
      </w:pPr>
      <w:bookmarkStart w:id="0" w:name="_Toc218621502"/>
      <w:r>
        <w:t>本科毕业论文（设计）</w:t>
      </w:r>
      <w:bookmarkEnd w:id="0"/>
    </w:p>
    <w:p w14:paraId="74FAB17D"/>
    <w:p w14:paraId="50780CBC">
      <w:pPr>
        <w:pStyle w:val="27"/>
      </w:pPr>
      <w:bookmarkStart w:id="1" w:name="_Toc218621503"/>
      <w:r>
        <w:t>需求规格说明书</w:t>
      </w:r>
      <w:bookmarkEnd w:id="1"/>
    </w:p>
    <w:p w14:paraId="288D59BF"/>
    <w:p w14:paraId="51B8B8DF"/>
    <w:p w14:paraId="36991D9A">
      <w:pPr>
        <w:pStyle w:val="3"/>
        <w:ind w:firstLine="0" w:firstLineChars="0"/>
      </w:pPr>
    </w:p>
    <w:tbl>
      <w:tblPr>
        <w:tblStyle w:val="2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4536"/>
      </w:tblGrid>
      <w:tr w14:paraId="265E3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2B116793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生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姓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名</w:t>
            </w:r>
          </w:p>
        </w:tc>
        <w:tc>
          <w:tcPr>
            <w:tcW w:w="4536" w:type="dxa"/>
            <w:tcBorders>
              <w:bottom w:val="single" w:color="auto" w:sz="12" w:space="0"/>
            </w:tcBorders>
            <w:vAlign w:val="center"/>
          </w:tcPr>
          <w:p w14:paraId="55BF48F2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黎紫芸</w:t>
            </w:r>
          </w:p>
        </w:tc>
      </w:tr>
      <w:tr w14:paraId="6C497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0878FC5E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765FE4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14:paraId="117C9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5A039285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18D3A7">
            <w:pPr>
              <w:jc w:val="center"/>
              <w:rPr>
                <w:rFonts w:eastAsia="楷体_GB2312"/>
                <w:b/>
                <w:sz w:val="30"/>
                <w:szCs w:val="30"/>
              </w:rPr>
            </w:pPr>
          </w:p>
        </w:tc>
      </w:tr>
      <w:tr w14:paraId="04B6C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73D15C17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C6DA70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</w:p>
        </w:tc>
      </w:tr>
      <w:tr w14:paraId="6C0D4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73D91E29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B67113D">
            <w:pPr>
              <w:jc w:val="both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（</w:t>
            </w: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-770932947"/>
                <w:placeholder>
                  <w:docPart w:val="55DC5EA5899A4BB4AD0BA2F3D2AFE01E"/>
                </w:placeholder>
                <w:dropDownList>
                  <w:listItem w:displayText="讲师" w:value="讲师"/>
                  <w:listItem w:displayText="副教授" w:value="副教授"/>
                  <w:listItem w:displayText="教授" w:value="教授"/>
                  <w:listItem w:displayText="助教" w:value="助教"/>
                </w:dropDownList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 w:eastAsia="楷体_GB2312"/>
                    <w:b/>
                    <w:bCs/>
                    <w:spacing w:val="-20"/>
                    <w:sz w:val="30"/>
                    <w:szCs w:val="30"/>
                  </w:rPr>
                  <w:t>讲师</w:t>
                </w:r>
              </w:sdtContent>
            </w:sdt>
          </w:p>
        </w:tc>
      </w:tr>
      <w:tr w14:paraId="1DA60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5425837B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31F58D">
            <w:pPr>
              <w:jc w:val="both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</w:p>
        </w:tc>
      </w:tr>
      <w:tr w14:paraId="58720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04DA96F2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DD64D4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82380029"/>
                <w:placeholder>
                  <w:docPart w:val="E77D82FEE7084CCA8704EDBBD879A229"/>
                </w:placeholder>
                <w:date w:fullDate="2026-01-07T00:00:00Z"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 w:eastAsia="楷体_GB2312"/>
                    <w:b/>
                    <w:bCs/>
                    <w:spacing w:val="-20"/>
                    <w:sz w:val="30"/>
                    <w:szCs w:val="30"/>
                  </w:rPr>
                  <w:t>2026年1月7日</w:t>
                </w:r>
              </w:sdtContent>
            </w:sdt>
          </w:p>
        </w:tc>
      </w:tr>
    </w:tbl>
    <w:p w14:paraId="2A33228E">
      <w:pPr>
        <w:jc w:val="center"/>
        <w:rPr>
          <w:rFonts w:hint="eastAsia" w:hAnsi="华文中宋" w:eastAsia="华文中宋"/>
          <w:sz w:val="30"/>
          <w:szCs w:val="30"/>
        </w:rPr>
      </w:pPr>
    </w:p>
    <w:p w14:paraId="06C169BF">
      <w:pPr>
        <w:jc w:val="center"/>
        <w:rPr>
          <w:rFonts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202</w:t>
      </w:r>
      <w:r>
        <w:rPr>
          <w:rFonts w:hint="eastAsia" w:hAnsi="华文中宋" w:eastAsia="华文中宋"/>
          <w:sz w:val="30"/>
          <w:szCs w:val="30"/>
        </w:rPr>
        <w:t>6</w:t>
      </w:r>
      <w:r>
        <w:rPr>
          <w:rFonts w:hAnsi="华文中宋" w:eastAsia="华文中宋"/>
          <w:sz w:val="30"/>
          <w:szCs w:val="30"/>
        </w:rPr>
        <w:t xml:space="preserve"> 年</w:t>
      </w:r>
      <w:r>
        <w:rPr>
          <w:rFonts w:hint="eastAsia" w:hAnsi="华文中宋" w:eastAsia="华文中宋"/>
          <w:sz w:val="30"/>
          <w:szCs w:val="30"/>
        </w:rPr>
        <w:t xml:space="preserve"> 1</w:t>
      </w:r>
      <w:r>
        <w:rPr>
          <w:rFonts w:hAnsi="华文中宋" w:eastAsia="华文中宋"/>
          <w:sz w:val="30"/>
          <w:szCs w:val="30"/>
        </w:rPr>
        <w:t xml:space="preserve"> 月</w:t>
      </w:r>
    </w:p>
    <w:p w14:paraId="450274CA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成都信息工程</w:t>
      </w:r>
      <w:r>
        <w:rPr>
          <w:rFonts w:hint="eastAsia" w:hAnsi="华文中宋" w:eastAsia="华文中宋"/>
          <w:sz w:val="30"/>
          <w:szCs w:val="30"/>
        </w:rPr>
        <w:t>大学</w:t>
      </w:r>
      <w:bookmarkStart w:id="200" w:name="_GoBack"/>
      <w:bookmarkEnd w:id="200"/>
      <w:r>
        <w:rPr>
          <w:rFonts w:hint="eastAsia" w:hAnsi="华文中宋" w:eastAsia="华文中宋"/>
          <w:sz w:val="30"/>
          <w:szCs w:val="30"/>
        </w:rPr>
        <w:t>学</w:t>
      </w:r>
      <w:r>
        <w:rPr>
          <w:rFonts w:hAnsi="华文中宋" w:eastAsia="华文中宋"/>
          <w:sz w:val="30"/>
          <w:szCs w:val="30"/>
        </w:rPr>
        <w:t>院</w:t>
      </w:r>
    </w:p>
    <w:p w14:paraId="0A475043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</w:pPr>
    </w:p>
    <w:p w14:paraId="1ECFCC17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w14:paraId="3CCC629B">
      <w:pPr>
        <w:pStyle w:val="23"/>
      </w:pPr>
      <w:bookmarkStart w:id="2" w:name="_Toc511421008"/>
      <w:bookmarkStart w:id="3" w:name="_Toc218621504"/>
      <w:r>
        <w:t>目录</w:t>
      </w:r>
      <w:bookmarkEnd w:id="2"/>
      <w:bookmarkEnd w:id="3"/>
    </w:p>
    <w:p w14:paraId="32015D6D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-138855948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6C0086FC">
          <w:pPr>
            <w:pStyle w:val="61"/>
            <w:jc w:val="center"/>
            <w:rPr>
              <w:rFonts w:hint="eastAsia"/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 w14:paraId="40C0E68F">
          <w:pPr>
            <w:pStyle w:val="21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"_Toc218621502" </w:instrText>
          </w:r>
          <w:r>
            <w:fldChar w:fldCharType="separate"/>
          </w:r>
          <w:r>
            <w:rPr>
              <w:rStyle w:val="33"/>
              <w:rFonts w:hint="eastAsia"/>
            </w:rPr>
            <w:t>本科毕业论文（设计）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_Toc218621502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359D4AA">
          <w:pPr>
            <w:pStyle w:val="21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"_Toc218621503" </w:instrText>
          </w:r>
          <w:r>
            <w:fldChar w:fldCharType="separate"/>
          </w:r>
          <w:r>
            <w:rPr>
              <w:rStyle w:val="33"/>
              <w:rFonts w:hint="eastAsia"/>
            </w:rPr>
            <w:t>需求规格说明书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_Toc218621503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84059FE">
          <w:pPr>
            <w:pStyle w:val="21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"_Toc218621504" </w:instrText>
          </w:r>
          <w:r>
            <w:fldChar w:fldCharType="separate"/>
          </w:r>
          <w:r>
            <w:rPr>
              <w:rStyle w:val="33"/>
              <w:rFonts w:hint="eastAsia"/>
            </w:rPr>
            <w:t>目录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_Toc218621504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I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7C9561F">
          <w:pPr>
            <w:pStyle w:val="21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"_Toc218621505" </w:instrText>
          </w:r>
          <w:r>
            <w:fldChar w:fldCharType="separate"/>
          </w:r>
          <w:r>
            <w:rPr>
              <w:rStyle w:val="33"/>
              <w:rFonts w:hint="eastAsia"/>
            </w:rPr>
            <w:t>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引言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_Toc218621505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1F98581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"_Toc218621506" </w:instrText>
          </w:r>
          <w:r>
            <w:fldChar w:fldCharType="separate"/>
          </w:r>
          <w:r>
            <w:rPr>
              <w:rStyle w:val="33"/>
              <w:rFonts w:hint="eastAsia"/>
            </w:rPr>
            <w:t>1.1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编制目的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_Toc218621506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838013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"_Toc218621507" </w:instrText>
          </w:r>
          <w:r>
            <w:fldChar w:fldCharType="separate"/>
          </w:r>
          <w:r>
            <w:rPr>
              <w:rStyle w:val="33"/>
              <w:rFonts w:hint="eastAsia"/>
            </w:rPr>
            <w:t>1.2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范围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_Toc218621507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BD54D6B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"_Toc218621508" </w:instrText>
          </w:r>
          <w:r>
            <w:fldChar w:fldCharType="separate"/>
          </w:r>
          <w:r>
            <w:rPr>
              <w:rStyle w:val="33"/>
              <w:rFonts w:hint="eastAsia"/>
            </w:rPr>
            <w:t>1.3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预期的读者和阅读建议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_Toc218621508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107C6BC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"_Toc218621509" </w:instrText>
          </w:r>
          <w:r>
            <w:fldChar w:fldCharType="separate"/>
          </w:r>
          <w:r>
            <w:rPr>
              <w:rStyle w:val="33"/>
              <w:rFonts w:hint="eastAsia"/>
            </w:rPr>
            <w:t>1.4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术语和缩略语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_Toc218621509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25FCAFF">
          <w:pPr>
            <w:pStyle w:val="21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"_Toc218621510" </w:instrText>
          </w:r>
          <w:r>
            <w:fldChar w:fldCharType="separate"/>
          </w:r>
          <w:r>
            <w:rPr>
              <w:rStyle w:val="33"/>
              <w:rFonts w:hint="eastAsia"/>
            </w:rPr>
            <w:t>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项目概述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_Toc218621510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FB9B63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"_Toc218621511" </w:instrText>
          </w:r>
          <w:r>
            <w:fldChar w:fldCharType="separate"/>
          </w:r>
          <w:r>
            <w:rPr>
              <w:rStyle w:val="33"/>
              <w:rFonts w:hint="eastAsia"/>
            </w:rPr>
            <w:t>2.1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目标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_Toc218621511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284FD74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"_Toc218621512" </w:instrText>
          </w:r>
          <w:r>
            <w:fldChar w:fldCharType="separate"/>
          </w:r>
          <w:r>
            <w:rPr>
              <w:rStyle w:val="33"/>
              <w:rFonts w:hint="eastAsia"/>
            </w:rPr>
            <w:t>2.2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范围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_Toc218621512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2FC38D6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"_Toc218621513" </w:instrText>
          </w:r>
          <w:r>
            <w:fldChar w:fldCharType="separate"/>
          </w:r>
          <w:r>
            <w:rPr>
              <w:rStyle w:val="33"/>
              <w:rFonts w:hint="eastAsia"/>
            </w:rPr>
            <w:t>2.3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用户的特点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11D4096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"_Toc218621514" </w:instrText>
          </w:r>
          <w:r>
            <w:fldChar w:fldCharType="separate"/>
          </w:r>
          <w:r>
            <w:rPr>
              <w:rStyle w:val="33"/>
              <w:rFonts w:hint="eastAsia"/>
            </w:rPr>
            <w:t>2.4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假定条件和约束限制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A4381F9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"_Toc218621515" </w:instrText>
          </w:r>
          <w:r>
            <w:fldChar w:fldCharType="separate"/>
          </w:r>
          <w:r>
            <w:rPr>
              <w:rStyle w:val="33"/>
              <w:rFonts w:hint="eastAsia"/>
            </w:rPr>
            <w:t>2.5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运行环境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DE123D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"_Toc218621516" </w:instrText>
          </w:r>
          <w:r>
            <w:fldChar w:fldCharType="separate"/>
          </w:r>
          <w:r>
            <w:rPr>
              <w:rStyle w:val="33"/>
              <w:rFonts w:hint="eastAsia"/>
            </w:rPr>
            <w:t>2.5.1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硬件环境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46E6D66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"_Toc218621517" </w:instrText>
          </w:r>
          <w:r>
            <w:fldChar w:fldCharType="separate"/>
          </w:r>
          <w:r>
            <w:rPr>
              <w:rStyle w:val="33"/>
              <w:rFonts w:hint="eastAsia"/>
            </w:rPr>
            <w:t>2.5.2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软件环境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B67C796">
          <w:pPr>
            <w:pStyle w:val="21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"_Toc218621518" </w:instrText>
          </w:r>
          <w:r>
            <w:fldChar w:fldCharType="separate"/>
          </w:r>
          <w:r>
            <w:rPr>
              <w:rStyle w:val="33"/>
              <w:rFonts w:hint="eastAsia"/>
            </w:rPr>
            <w:t>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用户需求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607DB0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"_Toc218621519" </w:instrText>
          </w:r>
          <w:r>
            <w:fldChar w:fldCharType="separate"/>
          </w:r>
          <w:r>
            <w:rPr>
              <w:rStyle w:val="33"/>
              <w:rFonts w:hint="eastAsia"/>
            </w:rPr>
            <w:t>3.1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总体功能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C2AB9E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"_Toc218621520" </w:instrText>
          </w:r>
          <w:r>
            <w:fldChar w:fldCharType="separate"/>
          </w:r>
          <w:r>
            <w:rPr>
              <w:rStyle w:val="33"/>
              <w:rFonts w:hint="eastAsia"/>
            </w:rPr>
            <w:t>3.1.1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系统功能框图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3EAEB4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"_Toc218621521" </w:instrText>
          </w:r>
          <w:r>
            <w:fldChar w:fldCharType="separate"/>
          </w:r>
          <w:r>
            <w:rPr>
              <w:rStyle w:val="33"/>
              <w:rFonts w:hint="eastAsia"/>
            </w:rPr>
            <w:t>3.1.2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总体功能分类描述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DC11538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"_Toc218621522" </w:instrText>
          </w:r>
          <w:r>
            <w:fldChar w:fldCharType="separate"/>
          </w:r>
          <w:r>
            <w:rPr>
              <w:rStyle w:val="33"/>
              <w:rFonts w:hint="eastAsia"/>
            </w:rPr>
            <w:t>3.2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图像识别服务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57D96A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"_Toc218621523" </w:instrText>
          </w:r>
          <w:r>
            <w:fldChar w:fldCharType="separate"/>
          </w:r>
          <w:r>
            <w:rPr>
              <w:rStyle w:val="33"/>
              <w:rFonts w:hint="eastAsia"/>
            </w:rPr>
            <w:t>3.2.1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业务流程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C3C89B4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"_Toc218621524" </w:instrText>
          </w:r>
          <w:r>
            <w:fldChar w:fldCharType="separate"/>
          </w:r>
          <w:r>
            <w:rPr>
              <w:rStyle w:val="33"/>
              <w:rFonts w:hint="eastAsia"/>
            </w:rPr>
            <w:t>3.2.2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功能描述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97BA232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"_Toc218621525" </w:instrText>
          </w:r>
          <w:r>
            <w:fldChar w:fldCharType="separate"/>
          </w:r>
          <w:r>
            <w:rPr>
              <w:rStyle w:val="33"/>
              <w:rFonts w:hint="eastAsia"/>
            </w:rPr>
            <w:t>3.3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LLM智能咨询服务功能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_Toc218621525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70A2FE8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"_Toc218621526" </w:instrText>
          </w:r>
          <w:r>
            <w:fldChar w:fldCharType="separate"/>
          </w:r>
          <w:r>
            <w:rPr>
              <w:rStyle w:val="33"/>
              <w:rFonts w:hint="eastAsia"/>
            </w:rPr>
            <w:t>3.3.1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业务流程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_Toc218621526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CDCA5A8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"_Toc218621527" </w:instrText>
          </w:r>
          <w:r>
            <w:fldChar w:fldCharType="separate"/>
          </w:r>
          <w:r>
            <w:rPr>
              <w:rStyle w:val="33"/>
              <w:rFonts w:hint="eastAsia"/>
            </w:rPr>
            <w:t>3.3.2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功能描述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_Toc218621527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CBF7B8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"_Toc218621528" </w:instrText>
          </w:r>
          <w:r>
            <w:fldChar w:fldCharType="separate"/>
          </w:r>
          <w:r>
            <w:rPr>
              <w:rStyle w:val="33"/>
              <w:rFonts w:hint="eastAsia"/>
            </w:rPr>
            <w:t>3.4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统计分析服务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_Toc218621528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6EB37F0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"_Toc218621529" </w:instrText>
          </w:r>
          <w:r>
            <w:fldChar w:fldCharType="separate"/>
          </w:r>
          <w:r>
            <w:rPr>
              <w:rStyle w:val="33"/>
              <w:rFonts w:hint="eastAsia"/>
            </w:rPr>
            <w:t>3.4.1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业务流程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_Toc218621529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8CDFA2F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"_Toc218621530" </w:instrText>
          </w:r>
          <w:r>
            <w:fldChar w:fldCharType="separate"/>
          </w:r>
          <w:r>
            <w:rPr>
              <w:rStyle w:val="33"/>
              <w:rFonts w:hint="eastAsia"/>
            </w:rPr>
            <w:t>3.4.2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功能描述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_Toc218621530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103AAA0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"_Toc218621531" </w:instrText>
          </w:r>
          <w:r>
            <w:fldChar w:fldCharType="separate"/>
          </w:r>
          <w:r>
            <w:rPr>
              <w:rStyle w:val="33"/>
              <w:rFonts w:hint="eastAsia"/>
            </w:rPr>
            <w:t>3.5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通知服务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_Toc218621531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4B595E4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"_Toc218621532" </w:instrText>
          </w:r>
          <w:r>
            <w:fldChar w:fldCharType="separate"/>
          </w:r>
          <w:r>
            <w:rPr>
              <w:rStyle w:val="33"/>
              <w:rFonts w:hint="eastAsia"/>
            </w:rPr>
            <w:t>3.5.1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业务流程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_Toc218621532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5441689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"_Toc218621533" </w:instrText>
          </w:r>
          <w:r>
            <w:fldChar w:fldCharType="separate"/>
          </w:r>
          <w:r>
            <w:rPr>
              <w:rStyle w:val="33"/>
              <w:rFonts w:hint="eastAsia"/>
            </w:rPr>
            <w:t>3.5.2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功能描述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_Toc218621533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213CEA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"_Toc218621534" </w:instrText>
          </w:r>
          <w:r>
            <w:fldChar w:fldCharType="separate"/>
          </w:r>
          <w:r>
            <w:rPr>
              <w:rStyle w:val="33"/>
              <w:rFonts w:hint="eastAsia" w:ascii="Segoe UI" w:hAnsi="Segoe UI" w:cs="Segoe UI"/>
              <w:kern w:val="0"/>
            </w:rPr>
            <w:t>3.6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 w:ascii="Segoe UI" w:hAnsi="Segoe UI" w:cs="Segoe UI"/>
            </w:rPr>
            <w:t>数据管理服务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_Toc218621534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62AD139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"_Toc218621535" </w:instrText>
          </w:r>
          <w:r>
            <w:fldChar w:fldCharType="separate"/>
          </w:r>
          <w:r>
            <w:rPr>
              <w:rStyle w:val="33"/>
              <w:rFonts w:hint="eastAsia"/>
            </w:rPr>
            <w:t>3.6.1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业务流程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_Toc218621535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3A9470E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"_Toc218621536" </w:instrText>
          </w:r>
          <w:r>
            <w:fldChar w:fldCharType="separate"/>
          </w:r>
          <w:r>
            <w:rPr>
              <w:rStyle w:val="33"/>
              <w:rFonts w:hint="eastAsia"/>
            </w:rPr>
            <w:t>3.6.2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功能描述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_Toc218621536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17CBA3">
          <w:pPr>
            <w:pStyle w:val="21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"_Toc218621537" </w:instrText>
          </w:r>
          <w:r>
            <w:fldChar w:fldCharType="separate"/>
          </w:r>
          <w:r>
            <w:rPr>
              <w:rStyle w:val="33"/>
              <w:rFonts w:hint="eastAsia"/>
            </w:rPr>
            <w:t>4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数据描述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_Toc218621537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BEC0740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"_Toc218621538" </w:instrText>
          </w:r>
          <w:r>
            <w:fldChar w:fldCharType="separate"/>
          </w:r>
          <w:r>
            <w:rPr>
              <w:rStyle w:val="33"/>
              <w:rFonts w:hint="eastAsia"/>
            </w:rPr>
            <w:t>4.1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数据流程图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_Toc218621538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DF16B0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"_Toc218621539" </w:instrText>
          </w:r>
          <w:r>
            <w:fldChar w:fldCharType="separate"/>
          </w:r>
          <w:r>
            <w:rPr>
              <w:rStyle w:val="33"/>
              <w:rFonts w:hint="eastAsia"/>
            </w:rPr>
            <w:t>4.1.1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顶层数据流程图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_Toc218621539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1764245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"_Toc218621540" </w:instrText>
          </w:r>
          <w:r>
            <w:fldChar w:fldCharType="separate"/>
          </w:r>
          <w:r>
            <w:rPr>
              <w:rStyle w:val="33"/>
              <w:rFonts w:hint="eastAsia"/>
            </w:rPr>
            <w:t>4.1.2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核心业务流程数据流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_Toc218621540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0D90CDC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"_Toc218621541" </w:instrText>
          </w:r>
          <w:r>
            <w:fldChar w:fldCharType="separate"/>
          </w:r>
          <w:r>
            <w:rPr>
              <w:rStyle w:val="33"/>
              <w:rFonts w:hint="eastAsia"/>
            </w:rPr>
            <w:t>4.2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数据字典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_Toc218621541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1CF2BD1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"_Toc218621542" </w:instrText>
          </w:r>
          <w:r>
            <w:fldChar w:fldCharType="separate"/>
          </w:r>
          <w:r>
            <w:rPr>
              <w:rStyle w:val="33"/>
              <w:rFonts w:hint="eastAsia"/>
            </w:rPr>
            <w:t>4.2.1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核心数据表结构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_Toc218621542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3D0B260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"_Toc218621543" </w:instrText>
          </w:r>
          <w:r>
            <w:fldChar w:fldCharType="separate"/>
          </w:r>
          <w:r>
            <w:rPr>
              <w:rStyle w:val="33"/>
              <w:rFonts w:hint="eastAsia"/>
            </w:rPr>
            <w:t>4.2.2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核心数据表结构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_Toc218621543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857ECF9">
          <w:pPr>
            <w:pStyle w:val="21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"_Toc218621544" </w:instrText>
          </w:r>
          <w:r>
            <w:fldChar w:fldCharType="separate"/>
          </w:r>
          <w:r>
            <w:rPr>
              <w:rStyle w:val="33"/>
              <w:rFonts w:hint="eastAsia"/>
            </w:rPr>
            <w:t>5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功能需求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_Toc218621544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02AD164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"_Toc218621545" </w:instrText>
          </w:r>
          <w:r>
            <w:fldChar w:fldCharType="separate"/>
          </w:r>
          <w:r>
            <w:rPr>
              <w:rStyle w:val="33"/>
              <w:rFonts w:hint="eastAsia"/>
            </w:rPr>
            <w:t>5.1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系统角色分析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_Toc218621545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5AFC75C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"_Toc218621546" </w:instrText>
          </w:r>
          <w:r>
            <w:fldChar w:fldCharType="separate"/>
          </w:r>
          <w:r>
            <w:rPr>
              <w:rStyle w:val="33"/>
              <w:rFonts w:hint="eastAsia"/>
            </w:rPr>
            <w:t>5.2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系统用例分析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_Toc218621546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380130C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"_Toc218621547" </w:instrText>
          </w:r>
          <w:r>
            <w:fldChar w:fldCharType="separate"/>
          </w:r>
          <w:r>
            <w:rPr>
              <w:rStyle w:val="33"/>
              <w:rFonts w:hint="eastAsia"/>
            </w:rPr>
            <w:t>5.2.1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系统顶层用例图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_Toc218621547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367B2AA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"_Toc218621548" </w:instrText>
          </w:r>
          <w:r>
            <w:fldChar w:fldCharType="separate"/>
          </w:r>
          <w:r>
            <w:rPr>
              <w:rStyle w:val="33"/>
              <w:rFonts w:hint="eastAsia"/>
            </w:rPr>
            <w:t>5.2.2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用例分层描述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_Toc218621548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C3DEE9D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"_Toc218621549" </w:instrText>
          </w:r>
          <w:r>
            <w:fldChar w:fldCharType="separate"/>
          </w:r>
          <w:r>
            <w:rPr>
              <w:rStyle w:val="33"/>
              <w:rFonts w:hint="eastAsia"/>
            </w:rPr>
            <w:t>5.3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系统用例描述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_Toc218621549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EF7C21F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"_Toc218621550" </w:instrText>
          </w:r>
          <w:r>
            <w:fldChar w:fldCharType="separate"/>
          </w:r>
          <w:r>
            <w:rPr>
              <w:rStyle w:val="33"/>
              <w:rFonts w:hint="eastAsia"/>
            </w:rPr>
            <w:t>5.3.1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用例描述概述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_Toc218621550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DEE4DF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"_Toc218621551" </w:instrText>
          </w:r>
          <w:r>
            <w:fldChar w:fldCharType="separate"/>
          </w:r>
          <w:r>
            <w:rPr>
              <w:rStyle w:val="33"/>
              <w:rFonts w:hint="eastAsia"/>
            </w:rPr>
            <w:t>5.3.2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用例1：上传图片并进行病害诊断 (UC_01)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_Toc218621551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EFF0F0A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"_Toc218621552" </w:instrText>
          </w:r>
          <w:r>
            <w:fldChar w:fldCharType="separate"/>
          </w:r>
          <w:r>
            <w:rPr>
              <w:rStyle w:val="33"/>
              <w:rFonts w:hint="eastAsia" w:ascii="宋体" w:hAnsi="宋体"/>
            </w:rPr>
            <w:t>5.3.3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 w:ascii="宋体" w:hAnsi="宋体"/>
            </w:rPr>
            <w:t>用例2：智能咨询问答 (UC_02_01)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_Toc218621552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9F0A5CF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"_Toc218621553" </w:instrText>
          </w:r>
          <w:r>
            <w:fldChar w:fldCharType="separate"/>
          </w:r>
          <w:r>
            <w:rPr>
              <w:rStyle w:val="33"/>
              <w:rFonts w:hint="eastAsia"/>
            </w:rPr>
            <w:t>5.3.4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用例3：病例管理 (UC_03_02)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_Toc218621553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015D25C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"_Toc218621554" </w:instrText>
          </w:r>
          <w:r>
            <w:fldChar w:fldCharType="separate"/>
          </w:r>
          <w:r>
            <w:rPr>
              <w:rStyle w:val="33"/>
              <w:rFonts w:hint="eastAsia"/>
            </w:rPr>
            <w:t>5.3.5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其他用例概要描述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_Toc218621554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33FD4C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"_Toc218621555" </w:instrText>
          </w:r>
          <w:r>
            <w:fldChar w:fldCharType="separate"/>
          </w:r>
          <w:r>
            <w:rPr>
              <w:rStyle w:val="33"/>
              <w:rFonts w:hint="eastAsia"/>
            </w:rPr>
            <w:t>5.4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系统概念模型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_Toc218621555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5891956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"_Toc218621556" </w:instrText>
          </w:r>
          <w:r>
            <w:fldChar w:fldCharType="separate"/>
          </w:r>
          <w:r>
            <w:rPr>
              <w:rStyle w:val="33"/>
              <w:rFonts w:hint="eastAsia"/>
            </w:rPr>
            <w:t>5.4.1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视图模型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_Toc218621556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79DD216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"_Toc218621557" </w:instrText>
          </w:r>
          <w:r>
            <w:fldChar w:fldCharType="separate"/>
          </w:r>
          <w:r>
            <w:rPr>
              <w:rStyle w:val="33"/>
              <w:rFonts w:hint="eastAsia"/>
            </w:rPr>
            <w:t>5.4.2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逻辑模型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_Toc218621557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C91414E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"_Toc218621558" </w:instrText>
          </w:r>
          <w:r>
            <w:fldChar w:fldCharType="separate"/>
          </w:r>
          <w:r>
            <w:rPr>
              <w:rStyle w:val="33"/>
              <w:rFonts w:hint="eastAsia"/>
            </w:rPr>
            <w:t>5.4.3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实体模型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_Toc218621558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B83005E">
          <w:pPr>
            <w:pStyle w:val="21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"_Toc218621559" </w:instrText>
          </w:r>
          <w:r>
            <w:fldChar w:fldCharType="separate"/>
          </w:r>
          <w:r>
            <w:rPr>
              <w:rStyle w:val="33"/>
              <w:rFonts w:hint="eastAsia"/>
            </w:rPr>
            <w:t>6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非功能需求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_Toc218621559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BB1BE03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"_Toc218621560" </w:instrText>
          </w:r>
          <w:r>
            <w:fldChar w:fldCharType="separate"/>
          </w:r>
          <w:r>
            <w:rPr>
              <w:rStyle w:val="33"/>
              <w:rFonts w:hint="eastAsia" w:ascii="宋体" w:hAnsi="宋体"/>
            </w:rPr>
            <w:t>6.1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 w:ascii="宋体" w:hAnsi="宋体"/>
            </w:rPr>
            <w:t>性能需求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_Toc218621560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D344D8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"_Toc218621561" </w:instrText>
          </w:r>
          <w:r>
            <w:fldChar w:fldCharType="separate"/>
          </w:r>
          <w:r>
            <w:rPr>
              <w:rStyle w:val="33"/>
              <w:rFonts w:hint="eastAsia" w:ascii="宋体" w:hAnsi="宋体"/>
            </w:rPr>
            <w:t>6.1.1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 w:ascii="宋体" w:hAnsi="宋体"/>
            </w:rPr>
            <w:t>响应时间要求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_Toc218621561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04DE72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"_Toc218621562" </w:instrText>
          </w:r>
          <w:r>
            <w:fldChar w:fldCharType="separate"/>
          </w:r>
          <w:r>
            <w:rPr>
              <w:rStyle w:val="33"/>
              <w:rFonts w:hint="eastAsia" w:ascii="宋体" w:hAnsi="宋体"/>
            </w:rPr>
            <w:t>6.1.2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 w:ascii="宋体" w:hAnsi="宋体"/>
            </w:rPr>
            <w:t>并发处理能力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_Toc218621562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5D69C4D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"_Toc218621563" </w:instrText>
          </w:r>
          <w:r>
            <w:fldChar w:fldCharType="separate"/>
          </w:r>
          <w:r>
            <w:rPr>
              <w:rStyle w:val="33"/>
              <w:rFonts w:hint="eastAsia" w:ascii="宋体" w:hAnsi="宋体"/>
            </w:rPr>
            <w:t>6.1.3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 w:ascii="宋体" w:hAnsi="宋体"/>
            </w:rPr>
            <w:t>数据容量要求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_Toc218621563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536E420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"_Toc218621564" </w:instrText>
          </w:r>
          <w:r>
            <w:fldChar w:fldCharType="separate"/>
          </w:r>
          <w:r>
            <w:rPr>
              <w:rStyle w:val="33"/>
              <w:rFonts w:hint="eastAsia" w:ascii="宋体" w:hAnsi="宋体"/>
            </w:rPr>
            <w:t>6.1.4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 w:ascii="宋体" w:hAnsi="宋体"/>
            </w:rPr>
            <w:t>系统吞吐量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_Toc218621564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5DA9BA3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"_Toc218621565" </w:instrText>
          </w:r>
          <w:r>
            <w:fldChar w:fldCharType="separate"/>
          </w:r>
          <w:r>
            <w:rPr>
              <w:rStyle w:val="33"/>
              <w:rFonts w:hint="eastAsia"/>
            </w:rPr>
            <w:t>6.2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安全保密需求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_Toc218621565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E9160EE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"_Toc218621566" </w:instrText>
          </w:r>
          <w:r>
            <w:fldChar w:fldCharType="separate"/>
          </w:r>
          <w:r>
            <w:rPr>
              <w:rStyle w:val="33"/>
              <w:rFonts w:hint="eastAsia"/>
            </w:rPr>
            <w:t>6.2.1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身份认证与访问控制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_Toc218621566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406474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"_Toc218621567" </w:instrText>
          </w:r>
          <w:r>
            <w:fldChar w:fldCharType="separate"/>
          </w:r>
          <w:r>
            <w:rPr>
              <w:rStyle w:val="33"/>
              <w:rFonts w:hint="eastAsia"/>
            </w:rPr>
            <w:t>6.2.2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数据安全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_Toc218621567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5A6F63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"_Toc218621568" </w:instrText>
          </w:r>
          <w:r>
            <w:fldChar w:fldCharType="separate"/>
          </w:r>
          <w:r>
            <w:rPr>
              <w:rStyle w:val="33"/>
              <w:rFonts w:hint="eastAsia"/>
            </w:rPr>
            <w:t>6.2.3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系统安全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_Toc218621568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F6FFA1D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"_Toc218621569" </w:instrText>
          </w:r>
          <w:r>
            <w:fldChar w:fldCharType="separate"/>
          </w:r>
          <w:r>
            <w:rPr>
              <w:rStyle w:val="33"/>
              <w:rFonts w:hint="eastAsia"/>
            </w:rPr>
            <w:t>6.3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可靠性需求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_Toc218621569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5DAF982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"_Toc218621570" </w:instrText>
          </w:r>
          <w:r>
            <w:fldChar w:fldCharType="separate"/>
          </w:r>
          <w:r>
            <w:rPr>
              <w:rStyle w:val="33"/>
              <w:rFonts w:hint="eastAsia"/>
            </w:rPr>
            <w:t>6.3.1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系统可用性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_Toc218621570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A2DB4C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"_Toc218621571" </w:instrText>
          </w:r>
          <w:r>
            <w:fldChar w:fldCharType="separate"/>
          </w:r>
          <w:r>
            <w:rPr>
              <w:rStyle w:val="33"/>
              <w:rFonts w:hint="eastAsia"/>
            </w:rPr>
            <w:t>6.3.2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数据可靠性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_Toc218621571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EC3E22E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"_Toc218621572" </w:instrText>
          </w:r>
          <w:r>
            <w:fldChar w:fldCharType="separate"/>
          </w:r>
          <w:r>
            <w:rPr>
              <w:rStyle w:val="33"/>
              <w:rFonts w:hint="eastAsia"/>
            </w:rPr>
            <w:t>6.3.3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容错与恢复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C8C404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"_Toc218621573" </w:instrText>
          </w:r>
          <w:r>
            <w:fldChar w:fldCharType="separate"/>
          </w:r>
          <w:r>
            <w:rPr>
              <w:rStyle w:val="33"/>
              <w:rFonts w:hint="eastAsia"/>
            </w:rPr>
            <w:t>6.4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可扩展性需求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_Toc218621573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014CE54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"_Toc218621574" </w:instrText>
          </w:r>
          <w:r>
            <w:fldChar w:fldCharType="separate"/>
          </w:r>
          <w:r>
            <w:rPr>
              <w:rStyle w:val="33"/>
              <w:rFonts w:hint="eastAsia"/>
            </w:rPr>
            <w:t>6.4.1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功能扩展性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_Toc218621574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93C568B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"_Toc218621575" </w:instrText>
          </w:r>
          <w:r>
            <w:fldChar w:fldCharType="separate"/>
          </w:r>
          <w:r>
            <w:rPr>
              <w:rStyle w:val="33"/>
              <w:rFonts w:hint="eastAsia"/>
            </w:rPr>
            <w:t>6.4.2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性能扩展性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_Toc218621575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AD0C6CC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"_Toc218621576" </w:instrText>
          </w:r>
          <w:r>
            <w:fldChar w:fldCharType="separate"/>
          </w:r>
          <w:r>
            <w:rPr>
              <w:rStyle w:val="33"/>
              <w:rFonts w:hint="eastAsia"/>
            </w:rPr>
            <w:t>6.4.3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数据扩展性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_Toc218621576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66751B4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"_Toc218621577" </w:instrText>
          </w:r>
          <w:r>
            <w:fldChar w:fldCharType="separate"/>
          </w:r>
          <w:r>
            <w:rPr>
              <w:rStyle w:val="33"/>
              <w:rFonts w:hint="eastAsia"/>
            </w:rPr>
            <w:t>6.5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可维护性需求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_Toc218621577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B65F2C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"_Toc218621578" </w:instrText>
          </w:r>
          <w:r>
            <w:fldChar w:fldCharType="separate"/>
          </w:r>
          <w:r>
            <w:rPr>
              <w:rStyle w:val="33"/>
              <w:rFonts w:hint="eastAsia"/>
            </w:rPr>
            <w:t>6.5.1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系统监控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_Toc218621578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36E13B2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"_Toc218621579" </w:instrText>
          </w:r>
          <w:r>
            <w:fldChar w:fldCharType="separate"/>
          </w:r>
          <w:r>
            <w:rPr>
              <w:rStyle w:val="33"/>
              <w:rFonts w:hint="eastAsia"/>
            </w:rPr>
            <w:t>6.5.2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维护支持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_Toc218621579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0F65F1F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"_Toc218621580" </w:instrText>
          </w:r>
          <w:r>
            <w:fldChar w:fldCharType="separate"/>
          </w:r>
          <w:r>
            <w:rPr>
              <w:rStyle w:val="33"/>
              <w:rFonts w:hint="eastAsia"/>
            </w:rPr>
            <w:t>6.6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兼容性需求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_Toc218621580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6ABD85F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"_Toc218621581" </w:instrText>
          </w:r>
          <w:r>
            <w:fldChar w:fldCharType="separate"/>
          </w:r>
          <w:r>
            <w:rPr>
              <w:rStyle w:val="33"/>
              <w:rFonts w:hint="eastAsia"/>
            </w:rPr>
            <w:t>6.6.1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浏览器兼容性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_Toc218621581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985928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"_Toc218621582" </w:instrText>
          </w:r>
          <w:r>
            <w:fldChar w:fldCharType="separate"/>
          </w:r>
          <w:r>
            <w:rPr>
              <w:rStyle w:val="33"/>
              <w:rFonts w:hint="eastAsia"/>
            </w:rPr>
            <w:t>6.6.2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操作系统兼容性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_Toc218621582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4A10BB1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"_Toc218621583" </w:instrText>
          </w:r>
          <w:r>
            <w:fldChar w:fldCharType="separate"/>
          </w:r>
          <w:r>
            <w:rPr>
              <w:rStyle w:val="33"/>
              <w:rFonts w:hint="eastAsia"/>
            </w:rPr>
            <w:t>6.6.3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第三方服务兼容性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_Toc218621583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14A5151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"_Toc218621584" </w:instrText>
          </w:r>
          <w:r>
            <w:fldChar w:fldCharType="separate"/>
          </w:r>
          <w:r>
            <w:rPr>
              <w:rStyle w:val="33"/>
              <w:rFonts w:hint="eastAsia"/>
            </w:rPr>
            <w:t>6.7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部署需求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_Toc218621584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B1E619C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"_Toc218621585" </w:instrText>
          </w:r>
          <w:r>
            <w:fldChar w:fldCharType="separate"/>
          </w:r>
          <w:r>
            <w:rPr>
              <w:rStyle w:val="33"/>
              <w:rFonts w:hint="eastAsia"/>
            </w:rPr>
            <w:t>6.7.1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部署架构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_Toc218621585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7938351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"_Toc218621586" </w:instrText>
          </w:r>
          <w:r>
            <w:fldChar w:fldCharType="separate"/>
          </w:r>
          <w:r>
            <w:rPr>
              <w:rStyle w:val="33"/>
              <w:rFonts w:hint="eastAsia"/>
            </w:rPr>
            <w:t>6.7.2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硬件要求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_Toc218621586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12169EF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"_Toc218621587" </w:instrText>
          </w:r>
          <w:r>
            <w:fldChar w:fldCharType="separate"/>
          </w:r>
          <w:r>
            <w:rPr>
              <w:rStyle w:val="33"/>
              <w:rFonts w:hint="eastAsia"/>
            </w:rPr>
            <w:t>6.7.3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软件要求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_Toc218621587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9E9AF72">
          <w:pPr>
            <w:pStyle w:val="21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"_Toc218621588" </w:instrText>
          </w:r>
          <w:r>
            <w:fldChar w:fldCharType="separate"/>
          </w:r>
          <w:r>
            <w:rPr>
              <w:rStyle w:val="33"/>
              <w:rFonts w:hint="eastAsia"/>
            </w:rPr>
            <w:t>7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界面要求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_Toc218621588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4FC760B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"_Toc218621589" </w:instrText>
          </w:r>
          <w:r>
            <w:fldChar w:fldCharType="separate"/>
          </w:r>
          <w:r>
            <w:rPr>
              <w:rStyle w:val="33"/>
              <w:rFonts w:hint="eastAsia"/>
            </w:rPr>
            <w:t>7.1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整体风格要求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_Toc218621589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4493E5F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"_Toc218621590" </w:instrText>
          </w:r>
          <w:r>
            <w:fldChar w:fldCharType="separate"/>
          </w:r>
          <w:r>
            <w:rPr>
              <w:rStyle w:val="33"/>
              <w:rFonts w:hint="eastAsia"/>
            </w:rPr>
            <w:t>7.1.1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设计原则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_Toc218621590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8EA62BC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"_Toc218621591" </w:instrText>
          </w:r>
          <w:r>
            <w:fldChar w:fldCharType="separate"/>
          </w:r>
          <w:r>
            <w:rPr>
              <w:rStyle w:val="33"/>
              <w:rFonts w:hint="eastAsia"/>
            </w:rPr>
            <w:t>7.1.2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视觉设计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_Toc218621591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DA7DD2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"_Toc218621592" </w:instrText>
          </w:r>
          <w:r>
            <w:fldChar w:fldCharType="separate"/>
          </w:r>
          <w:r>
            <w:rPr>
              <w:rStyle w:val="33"/>
              <w:rFonts w:hint="eastAsia"/>
            </w:rPr>
            <w:t>7.2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主要界面设计要求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_Toc218621592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19AB9E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"_Toc218621593" </w:instrText>
          </w:r>
          <w:r>
            <w:fldChar w:fldCharType="separate"/>
          </w:r>
          <w:r>
            <w:rPr>
              <w:rStyle w:val="33"/>
              <w:rFonts w:hint="eastAsia" w:ascii="宋体" w:hAnsi="宋体"/>
            </w:rPr>
            <w:t>7.2.1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 w:ascii="宋体" w:hAnsi="宋体"/>
            </w:rPr>
            <w:t>登录注册界面设计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_Toc218621593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AD9AD6D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"_Toc218621594" </w:instrText>
          </w:r>
          <w:r>
            <w:fldChar w:fldCharType="separate"/>
          </w:r>
          <w:r>
            <w:rPr>
              <w:rStyle w:val="33"/>
              <w:rFonts w:hint="eastAsia" w:ascii="宋体" w:hAnsi="宋体"/>
            </w:rPr>
            <w:t>7.2.2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 w:ascii="宋体" w:hAnsi="宋体"/>
            </w:rPr>
            <w:t>图片上传与诊断界面设计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_Toc218621594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BDF376C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"_Toc218621595" </w:instrText>
          </w:r>
          <w:r>
            <w:fldChar w:fldCharType="separate"/>
          </w:r>
          <w:r>
            <w:rPr>
              <w:rStyle w:val="33"/>
              <w:rFonts w:hint="eastAsia"/>
            </w:rPr>
            <w:t>7.2.3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诊断结果展示界面设计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_Toc218621595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D5DD16D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"_Toc218621596" </w:instrText>
          </w:r>
          <w:r>
            <w:fldChar w:fldCharType="separate"/>
          </w:r>
          <w:r>
            <w:rPr>
              <w:rStyle w:val="33"/>
              <w:rFonts w:hint="eastAsia"/>
            </w:rPr>
            <w:t>7.2.4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智能咨询界面设计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_Toc218621596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337F5FF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"_Toc218621597" </w:instrText>
          </w:r>
          <w:r>
            <w:fldChar w:fldCharType="separate"/>
          </w:r>
          <w:r>
            <w:rPr>
              <w:rStyle w:val="33"/>
              <w:rFonts w:hint="eastAsia"/>
            </w:rPr>
            <w:t>7.2.5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病例管理界面设计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_Toc218621597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E528B3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"_Toc218621598" </w:instrText>
          </w:r>
          <w:r>
            <w:fldChar w:fldCharType="separate"/>
          </w:r>
          <w:r>
            <w:rPr>
              <w:rStyle w:val="33"/>
              <w:rFonts w:hint="eastAsia"/>
            </w:rPr>
            <w:t>7.3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移动端适配要求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_Toc218621598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6575EE7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"_Toc218621599" </w:instrText>
          </w:r>
          <w:r>
            <w:fldChar w:fldCharType="separate"/>
          </w:r>
          <w:r>
            <w:rPr>
              <w:rStyle w:val="33"/>
              <w:rFonts w:hint="eastAsia"/>
            </w:rPr>
            <w:t>7.3.1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布局适配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_Toc218621599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0E091C5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"_Toc218621600" </w:instrText>
          </w:r>
          <w:r>
            <w:fldChar w:fldCharType="separate"/>
          </w:r>
          <w:r>
            <w:rPr>
              <w:rStyle w:val="33"/>
              <w:rFonts w:hint="eastAsia"/>
            </w:rPr>
            <w:t>7.3.2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性能优化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_Toc218621600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24501D7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"_Toc218621601" </w:instrText>
          </w:r>
          <w:r>
            <w:fldChar w:fldCharType="separate"/>
          </w:r>
          <w:r>
            <w:rPr>
              <w:rStyle w:val="33"/>
              <w:rFonts w:hint="eastAsia"/>
            </w:rPr>
            <w:t>7.4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辅助功能要求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_Toc218621601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C6475B1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"_Toc218621602" </w:instrText>
          </w:r>
          <w:r>
            <w:fldChar w:fldCharType="separate"/>
          </w:r>
          <w:r>
            <w:rPr>
              <w:rStyle w:val="33"/>
              <w:rFonts w:hint="eastAsia"/>
            </w:rPr>
            <w:t>7.4.1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多语言支持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_Toc218621602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503BFF2">
          <w:pPr>
            <w:pStyle w:val="25"/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"_Toc218621603" </w:instrText>
          </w:r>
          <w:r>
            <w:fldChar w:fldCharType="separate"/>
          </w:r>
          <w:r>
            <w:rPr>
              <w:rStyle w:val="33"/>
              <w:rFonts w:hint="eastAsia"/>
            </w:rPr>
            <w:t>7.5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错误处理与反馈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_Toc218621603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BE78D0B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"_Toc218621604" </w:instrText>
          </w:r>
          <w:r>
            <w:fldChar w:fldCharType="separate"/>
          </w:r>
          <w:r>
            <w:rPr>
              <w:rStyle w:val="33"/>
              <w:rFonts w:hint="eastAsia"/>
            </w:rPr>
            <w:t>7.5.1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错误提示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_Toc218621604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D1AA893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"_Toc218621605" </w:instrText>
          </w:r>
          <w:r>
            <w:fldChar w:fldCharType="separate"/>
          </w:r>
          <w:r>
            <w:rPr>
              <w:rStyle w:val="33"/>
              <w:rFonts w:hint="eastAsia"/>
            </w:rPr>
            <w:t>7.5.2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加载反馈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_Toc218621605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2C1F77B">
          <w:pPr>
            <w:pStyle w:val="16"/>
            <w:tabs>
              <w:tab w:val="left" w:pos="1680"/>
              <w:tab w:val="right" w:leader="dot" w:pos="8302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"_Toc218621606" </w:instrText>
          </w:r>
          <w:r>
            <w:fldChar w:fldCharType="separate"/>
          </w:r>
          <w:r>
            <w:rPr>
              <w:rStyle w:val="33"/>
              <w:rFonts w:hint="eastAsia"/>
            </w:rPr>
            <w:t>7.5.3</w:t>
          </w:r>
          <w:r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  <w:tab/>
          </w:r>
          <w:r>
            <w:rPr>
              <w:rStyle w:val="33"/>
              <w:rFonts w:hint="eastAsia"/>
            </w:rPr>
            <w:t>成功反馈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_Toc218621606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B476143">
          <w:r>
            <w:rPr>
              <w:b/>
              <w:bCs/>
              <w:lang w:val="zh-CN"/>
            </w:rPr>
            <w:fldChar w:fldCharType="end"/>
          </w:r>
        </w:p>
      </w:sdtContent>
    </w:sdt>
    <w:p w14:paraId="7969ECE5">
      <w:pPr>
        <w:pStyle w:val="3"/>
        <w:ind w:firstLine="0" w:firstLineChars="0"/>
        <w:jc w:val="center"/>
      </w:pPr>
    </w:p>
    <w:p w14:paraId="759BA7D2">
      <w:pPr>
        <w:pStyle w:val="3"/>
        <w:ind w:firstLine="0" w:firstLineChars="0"/>
        <w:sectPr>
          <w:footerReference r:id="rId5" w:type="firs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1BA799A7">
      <w:pPr>
        <w:pStyle w:val="2"/>
        <w:spacing w:before="312"/>
      </w:pPr>
      <w:bookmarkStart w:id="4" w:name="_Toc20263109"/>
      <w:bookmarkStart w:id="5" w:name="_Toc266285195"/>
      <w:bookmarkStart w:id="6" w:name="_Toc511170775"/>
      <w:bookmarkStart w:id="7" w:name="_Toc218621505"/>
      <w:r>
        <w:t>引言</w:t>
      </w:r>
      <w:bookmarkEnd w:id="4"/>
      <w:bookmarkEnd w:id="5"/>
      <w:bookmarkEnd w:id="6"/>
      <w:bookmarkEnd w:id="7"/>
    </w:p>
    <w:p w14:paraId="2D194FD2">
      <w:pPr>
        <w:pStyle w:val="4"/>
      </w:pPr>
      <w:bookmarkStart w:id="8" w:name="_Toc511170776"/>
      <w:bookmarkStart w:id="9" w:name="_Toc81904784"/>
      <w:bookmarkStart w:id="10" w:name="_Toc143917100"/>
      <w:bookmarkStart w:id="11" w:name="_Toc20263110"/>
      <w:bookmarkStart w:id="12" w:name="_Toc82585354"/>
      <w:bookmarkStart w:id="13" w:name="_Toc266285196"/>
      <w:bookmarkStart w:id="14" w:name="_Toc218621506"/>
      <w:bookmarkStart w:id="15" w:name="_Toc171485118"/>
      <w:r>
        <w:t>编制目的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12DAEA98">
      <w:pPr>
        <w:pStyle w:val="3"/>
        <w:ind w:firstLine="420"/>
        <w:rPr>
          <w:sz w:val="21"/>
          <w:szCs w:val="21"/>
        </w:rPr>
      </w:pPr>
      <w:r>
        <w:rPr>
          <w:sz w:val="21"/>
          <w:szCs w:val="21"/>
        </w:rPr>
        <w:t>本文档旨在清晰、完整地定义《农业作物病害识别与智能咨询系统》的功能需求、非功能需求、系统架构与设计约束，为系统的开发、测试、验收及后期维护提供明确依据，确保项目成果与设计目标一致。</w:t>
      </w:r>
    </w:p>
    <w:p w14:paraId="2C0E832F">
      <w:pPr>
        <w:pStyle w:val="3"/>
        <w:ind w:firstLine="480"/>
      </w:pPr>
    </w:p>
    <w:p w14:paraId="43CB5EFE">
      <w:pPr>
        <w:pStyle w:val="4"/>
      </w:pPr>
      <w:bookmarkStart w:id="16" w:name="_Toc20263111"/>
      <w:bookmarkStart w:id="17" w:name="_Toc511170777"/>
      <w:bookmarkStart w:id="18" w:name="_Toc218621507"/>
      <w:r>
        <w:t>范围</w:t>
      </w:r>
      <w:bookmarkEnd w:id="16"/>
      <w:bookmarkEnd w:id="17"/>
      <w:bookmarkEnd w:id="18"/>
    </w:p>
    <w:p w14:paraId="2524F27D">
      <w:pPr>
        <w:pStyle w:val="3"/>
        <w:numPr>
          <w:ilvl w:val="0"/>
          <w:numId w:val="2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软件产品名称：农业作物病害识别与智能咨询系统。</w:t>
      </w:r>
    </w:p>
    <w:p w14:paraId="15776A6C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213A6FE0">
      <w:pPr>
        <w:pStyle w:val="3"/>
        <w:numPr>
          <w:ilvl w:val="0"/>
          <w:numId w:val="2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软件功能：系统将提供一个基于Web的智能平台，允许用户上传作物叶片图片，通过图像识别模型（基于ResNet/EfficientNet）自动诊断病害类别，并联动本地知识库与大语言模型（LLM）提供防治建议。系统还集成病例跟踪、区域预警、数据统计与社区互动等功能。</w:t>
      </w:r>
    </w:p>
    <w:p w14:paraId="59E2B885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69CD9F7B">
      <w:pPr>
        <w:pStyle w:val="3"/>
        <w:numPr>
          <w:ilvl w:val="0"/>
          <w:numId w:val="2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软件不涉及内容：不包含硬件采集设备的设计与制造、农药电商交易、农业保险对接等外部业务系统集成。</w:t>
      </w:r>
    </w:p>
    <w:p w14:paraId="106C115F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0B901BF7">
      <w:pPr>
        <w:pStyle w:val="3"/>
        <w:numPr>
          <w:ilvl w:val="0"/>
          <w:numId w:val="2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应用方向：本系统为人工智能技术在农业领域的综合应用，核心技术方向包括计算机视觉（图像分类） 与自然语言处理（检索增强生成-RAG）。</w:t>
      </w:r>
    </w:p>
    <w:p w14:paraId="62C10AA8">
      <w:pPr>
        <w:pStyle w:val="4"/>
      </w:pPr>
      <w:bookmarkStart w:id="19" w:name="_Toc511170778"/>
      <w:bookmarkStart w:id="20" w:name="_Toc266285197"/>
      <w:bookmarkStart w:id="21" w:name="_Toc218621508"/>
      <w:bookmarkStart w:id="22" w:name="_Toc20263112"/>
      <w:r>
        <w:t>预期的读者和阅读建议</w:t>
      </w:r>
      <w:bookmarkEnd w:id="19"/>
      <w:bookmarkEnd w:id="20"/>
      <w:bookmarkEnd w:id="21"/>
      <w:bookmarkEnd w:id="22"/>
    </w:p>
    <w:p w14:paraId="6F0D6415">
      <w:pPr>
        <w:pStyle w:val="3"/>
        <w:numPr>
          <w:ilvl w:val="0"/>
          <w:numId w:val="3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开发人员：理解用户需求、功能模块、数据流程和系统用例。</w:t>
      </w:r>
    </w:p>
    <w:p w14:paraId="6FC567FF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033390E9">
      <w:pPr>
        <w:pStyle w:val="3"/>
        <w:numPr>
          <w:ilvl w:val="0"/>
          <w:numId w:val="3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项目管理人员：把握项目目标、范围、约束及非功能需求。</w:t>
      </w:r>
    </w:p>
    <w:p w14:paraId="6C4AE414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101CBE45">
      <w:pPr>
        <w:pStyle w:val="3"/>
        <w:numPr>
          <w:ilvl w:val="0"/>
          <w:numId w:val="3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测试人员：应依据第4、6、7、8方面编制测试用例，验证功能实现与性能指标。</w:t>
      </w:r>
    </w:p>
    <w:p w14:paraId="39BC0FF2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7EBC7733">
      <w:pPr>
        <w:pStyle w:val="3"/>
        <w:numPr>
          <w:ilvl w:val="0"/>
          <w:numId w:val="3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用户代表：了解系统能为他们提供的服务与交互方式。</w:t>
      </w:r>
    </w:p>
    <w:p w14:paraId="1F35D9E3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222B554C">
      <w:pPr>
        <w:pStyle w:val="3"/>
        <w:numPr>
          <w:ilvl w:val="0"/>
          <w:numId w:val="3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指导教师与评审专家：可通读全文，全面评估系统设计的合理性与完整性。</w:t>
      </w:r>
    </w:p>
    <w:p w14:paraId="604536BA">
      <w:pPr>
        <w:pStyle w:val="4"/>
      </w:pPr>
      <w:bookmarkStart w:id="23" w:name="_Toc511170779"/>
      <w:bookmarkStart w:id="24" w:name="_Toc266285198"/>
      <w:bookmarkStart w:id="25" w:name="_Toc20263113"/>
      <w:bookmarkStart w:id="26" w:name="_Toc218621509"/>
      <w:r>
        <w:t>术语和缩略语</w:t>
      </w:r>
      <w:bookmarkEnd w:id="23"/>
      <w:bookmarkEnd w:id="24"/>
      <w:bookmarkEnd w:id="25"/>
      <w:bookmarkEnd w:id="26"/>
    </w:p>
    <w:p w14:paraId="5A51741B">
      <w:pPr>
        <w:pStyle w:val="47"/>
        <w:spacing w:before="156"/>
      </w:pPr>
      <w:r>
        <w:rPr>
          <w:rFonts w:hint="eastAsia"/>
        </w:rPr>
        <w:t>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\s 1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t xml:space="preserve"> </w:t>
      </w:r>
      <w:r>
        <w:rPr>
          <w:sz w:val="21"/>
        </w:rPr>
        <w:t>术语和缩略语</w:t>
      </w:r>
    </w:p>
    <w:tbl>
      <w:tblPr>
        <w:tblStyle w:val="29"/>
        <w:tblW w:w="83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5970"/>
      </w:tblGrid>
      <w:tr w14:paraId="0CC4F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2251" w:type="dxa"/>
            <w:tcBorders>
              <w:top w:val="single" w:color="auto" w:sz="4" w:space="0"/>
            </w:tcBorders>
            <w:shd w:val="clear" w:color="auto" w:fill="D9D9D9"/>
          </w:tcPr>
          <w:p w14:paraId="01E0174A">
            <w:pPr>
              <w:jc w:val="center"/>
              <w:rPr>
                <w:b/>
              </w:rPr>
            </w:pPr>
            <w:r>
              <w:rPr>
                <w:b/>
              </w:rPr>
              <w:t>术语、缩略语</w:t>
            </w:r>
          </w:p>
        </w:tc>
        <w:tc>
          <w:tcPr>
            <w:tcW w:w="6055" w:type="dxa"/>
            <w:tcBorders>
              <w:top w:val="single" w:color="auto" w:sz="4" w:space="0"/>
            </w:tcBorders>
            <w:shd w:val="clear" w:color="auto" w:fill="D9D9D9"/>
          </w:tcPr>
          <w:p w14:paraId="0CEA1F71">
            <w:pPr>
              <w:jc w:val="center"/>
              <w:rPr>
                <w:b/>
              </w:rPr>
            </w:pPr>
            <w:r>
              <w:rPr>
                <w:b/>
              </w:rPr>
              <w:t>解      释</w:t>
            </w:r>
          </w:p>
        </w:tc>
      </w:tr>
      <w:tr w14:paraId="7F0A8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2A37BC">
            <w:pPr>
              <w:pStyle w:val="53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b/>
                <w:bCs/>
                <w:sz w:val="18"/>
              </w:rPr>
              <w:t>LLM (Large Language Model)</w:t>
            </w:r>
          </w:p>
        </w:tc>
        <w:tc>
          <w:tcPr>
            <w:tcW w:w="6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A932B2">
            <w:pPr>
              <w:pStyle w:val="53"/>
              <w:spacing w:line="240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大语言模型。本系统优先采用本地轻量化部署的模型，用于生成文本建议。</w:t>
            </w:r>
          </w:p>
        </w:tc>
      </w:tr>
      <w:tr w14:paraId="6827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A755A5">
            <w:pPr>
              <w:pStyle w:val="53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b/>
                <w:bCs/>
                <w:sz w:val="18"/>
              </w:rPr>
              <w:t>RAG(Retrieval-Augmented Generation)</w:t>
            </w:r>
          </w:p>
        </w:tc>
        <w:tc>
          <w:tcPr>
            <w:tcW w:w="6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D84A9">
            <w:pPr>
              <w:pStyle w:val="53"/>
              <w:keepNext/>
              <w:spacing w:line="240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检索增强生成。一种将外部知识库检索与大模型生成相结合的技术，用于提供有据可依的建议。</w:t>
            </w:r>
          </w:p>
        </w:tc>
      </w:tr>
      <w:tr w14:paraId="3028C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46897">
            <w:pPr>
              <w:pStyle w:val="53"/>
              <w:spacing w:line="240" w:lineRule="auto"/>
              <w:rPr>
                <w:rFonts w:ascii="Times New Roman" w:hAnsi="Times New Roman"/>
                <w:b/>
                <w:bCs/>
                <w:sz w:val="18"/>
              </w:rPr>
            </w:pPr>
            <w:r>
              <w:rPr>
                <w:rFonts w:ascii="Times New Roman" w:hAnsi="Times New Roman"/>
                <w:b/>
                <w:bCs/>
                <w:sz w:val="18"/>
              </w:rPr>
              <w:t>ResNet / EfficientNet</w:t>
            </w:r>
          </w:p>
        </w:tc>
        <w:tc>
          <w:tcPr>
            <w:tcW w:w="6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BD1058">
            <w:pPr>
              <w:pStyle w:val="53"/>
              <w:keepNext/>
              <w:spacing w:line="240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两种成熟的深度卷积神经网络模型，用于图像分类任务。</w:t>
            </w:r>
          </w:p>
        </w:tc>
      </w:tr>
      <w:tr w14:paraId="2C80C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B8080E">
            <w:pPr>
              <w:pStyle w:val="53"/>
              <w:spacing w:line="240" w:lineRule="auto"/>
              <w:rPr>
                <w:rFonts w:ascii="Times New Roman" w:hAnsi="Times New Roman"/>
                <w:b/>
                <w:bCs/>
                <w:sz w:val="18"/>
              </w:rPr>
            </w:pPr>
            <w:r>
              <w:rPr>
                <w:rFonts w:ascii="Times New Roman" w:hAnsi="Times New Roman"/>
                <w:b/>
                <w:bCs/>
                <w:sz w:val="18"/>
              </w:rPr>
              <w:t>FAISS</w:t>
            </w:r>
          </w:p>
        </w:tc>
        <w:tc>
          <w:tcPr>
            <w:tcW w:w="6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19CAAA">
            <w:pPr>
              <w:pStyle w:val="53"/>
              <w:keepNext/>
              <w:spacing w:line="240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Facebook AI Similarity Search库，用于高效进行向量相似性检索。</w:t>
            </w:r>
          </w:p>
        </w:tc>
      </w:tr>
      <w:tr w14:paraId="6F8A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EF74A9">
            <w:pPr>
              <w:pStyle w:val="53"/>
              <w:spacing w:line="240" w:lineRule="auto"/>
              <w:rPr>
                <w:rFonts w:ascii="Times New Roman" w:hAnsi="Times New Roman"/>
                <w:b/>
                <w:bCs/>
                <w:sz w:val="18"/>
              </w:rPr>
            </w:pPr>
            <w:r>
              <w:rPr>
                <w:rFonts w:ascii="Times New Roman" w:hAnsi="Times New Roman"/>
                <w:b/>
                <w:bCs/>
                <w:sz w:val="18"/>
              </w:rPr>
              <w:t>Vue.js</w:t>
            </w:r>
          </w:p>
        </w:tc>
        <w:tc>
          <w:tcPr>
            <w:tcW w:w="6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5B599F">
            <w:pPr>
              <w:pStyle w:val="53"/>
              <w:keepNext/>
              <w:spacing w:line="240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用于构建用户界面的前端JavaScript框架。</w:t>
            </w:r>
          </w:p>
        </w:tc>
      </w:tr>
      <w:tr w14:paraId="2C14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463D60">
            <w:pPr>
              <w:pStyle w:val="53"/>
              <w:spacing w:line="240" w:lineRule="auto"/>
              <w:rPr>
                <w:rFonts w:ascii="Times New Roman" w:hAnsi="Times New Roman"/>
                <w:b/>
                <w:bCs/>
                <w:sz w:val="18"/>
              </w:rPr>
            </w:pPr>
            <w:r>
              <w:rPr>
                <w:rFonts w:ascii="Times New Roman" w:hAnsi="Times New Roman"/>
                <w:b/>
                <w:bCs/>
                <w:sz w:val="18"/>
              </w:rPr>
              <w:t>Flask/FastAPI</w:t>
            </w:r>
          </w:p>
        </w:tc>
        <w:tc>
          <w:tcPr>
            <w:tcW w:w="6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AD86AF">
            <w:pPr>
              <w:pStyle w:val="53"/>
              <w:keepNext/>
              <w:spacing w:line="240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用于构建后端API服务的Python Web框架。</w:t>
            </w:r>
          </w:p>
        </w:tc>
      </w:tr>
      <w:tr w14:paraId="61D0A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DB2E95">
            <w:pPr>
              <w:pStyle w:val="53"/>
              <w:spacing w:line="240" w:lineRule="auto"/>
              <w:rPr>
                <w:rFonts w:ascii="Times New Roman" w:hAnsi="Times New Roman"/>
                <w:b/>
                <w:bCs/>
                <w:sz w:val="18"/>
              </w:rPr>
            </w:pPr>
            <w:r>
              <w:rPr>
                <w:rFonts w:ascii="Times New Roman" w:hAnsi="Times New Roman"/>
                <w:b/>
                <w:bCs/>
                <w:sz w:val="18"/>
              </w:rPr>
              <w:t>PlantVillage</w:t>
            </w:r>
          </w:p>
        </w:tc>
        <w:tc>
          <w:tcPr>
            <w:tcW w:w="6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6F8B9">
            <w:pPr>
              <w:pStyle w:val="53"/>
              <w:keepNext/>
              <w:spacing w:line="240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一个公开的植物病害图像数据集，用于模型训练。</w:t>
            </w:r>
          </w:p>
        </w:tc>
      </w:tr>
      <w:tr w14:paraId="2A027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8DCDAC">
            <w:pPr>
              <w:pStyle w:val="53"/>
              <w:spacing w:line="240" w:lineRule="auto"/>
              <w:rPr>
                <w:rFonts w:ascii="Times New Roman" w:hAnsi="Times New Roman"/>
                <w:b/>
                <w:bCs/>
                <w:sz w:val="18"/>
              </w:rPr>
            </w:pPr>
            <w:r>
              <w:rPr>
                <w:rFonts w:ascii="Times New Roman" w:hAnsi="Times New Roman"/>
                <w:b/>
                <w:bCs/>
                <w:sz w:val="18"/>
              </w:rPr>
              <w:t>TorchScript/ONNX</w:t>
            </w:r>
          </w:p>
        </w:tc>
        <w:tc>
          <w:tcPr>
            <w:tcW w:w="6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183DAA">
            <w:pPr>
              <w:pStyle w:val="53"/>
              <w:keepNext/>
              <w:spacing w:line="240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模型部署格式，用于将PyTorch模型转换为可高效推理的格式。</w:t>
            </w:r>
          </w:p>
        </w:tc>
      </w:tr>
      <w:tr w14:paraId="1DE08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C5ADDE">
            <w:pPr>
              <w:pStyle w:val="53"/>
              <w:spacing w:line="240" w:lineRule="auto"/>
              <w:rPr>
                <w:rFonts w:ascii="Times New Roman" w:hAnsi="Times New Roman"/>
                <w:b/>
                <w:bCs/>
                <w:sz w:val="18"/>
              </w:rPr>
            </w:pPr>
            <w:r>
              <w:rPr>
                <w:rFonts w:ascii="Times New Roman" w:hAnsi="Times New Roman"/>
                <w:b/>
                <w:bCs/>
                <w:sz w:val="18"/>
              </w:rPr>
              <w:t>Embedding</w:t>
            </w:r>
          </w:p>
        </w:tc>
        <w:tc>
          <w:tcPr>
            <w:tcW w:w="6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ABE798">
            <w:pPr>
              <w:pStyle w:val="53"/>
              <w:keepNext/>
              <w:spacing w:line="240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向量嵌入，指将文本或图像特征转换为数值向量的过程。</w:t>
            </w:r>
          </w:p>
        </w:tc>
      </w:tr>
    </w:tbl>
    <w:p w14:paraId="66DEBF42">
      <w:pPr>
        <w:pStyle w:val="2"/>
        <w:spacing w:before="312"/>
      </w:pPr>
      <w:bookmarkStart w:id="27" w:name="_Toc20263116"/>
      <w:bookmarkStart w:id="28" w:name="_Toc218621510"/>
      <w:bookmarkStart w:id="29" w:name="_Toc266285200"/>
      <w:bookmarkStart w:id="30" w:name="_Toc511170782"/>
      <w:r>
        <w:t>项目概述</w:t>
      </w:r>
      <w:bookmarkEnd w:id="27"/>
      <w:bookmarkEnd w:id="28"/>
      <w:bookmarkEnd w:id="29"/>
      <w:bookmarkEnd w:id="30"/>
    </w:p>
    <w:p w14:paraId="0A5C3367">
      <w:pPr>
        <w:pStyle w:val="4"/>
      </w:pPr>
      <w:bookmarkStart w:id="31" w:name="_Toc20263117"/>
      <w:bookmarkStart w:id="32" w:name="_Toc511170783"/>
      <w:bookmarkStart w:id="33" w:name="_Toc218621511"/>
      <w:r>
        <w:t>目标</w:t>
      </w:r>
      <w:bookmarkEnd w:id="31"/>
      <w:bookmarkEnd w:id="32"/>
      <w:bookmarkEnd w:id="33"/>
    </w:p>
    <w:p w14:paraId="29015A36">
      <w:pPr>
        <w:pStyle w:val="3"/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本项目旨在开发一个智能化、可视化的农业病害管理平台。通过集成图像识别与自然语言处理技术，解决传统农业病害诊断中响应慢、经验依赖强、信息碎片化的问题，为农户、园艺爱好者及农业技术人员提供“即拍即诊、有据可依、全程可溯”的一站式服务，最终提升病虫害防控的效率和标准化水平。</w:t>
      </w:r>
    </w:p>
    <w:p w14:paraId="618A32DB">
      <w:pPr>
        <w:pStyle w:val="4"/>
      </w:pPr>
      <w:bookmarkStart w:id="34" w:name="_Toc511170784"/>
      <w:bookmarkStart w:id="35" w:name="_Toc20263118"/>
      <w:bookmarkStart w:id="36" w:name="_Toc218621512"/>
      <w:r>
        <w:t>范围</w:t>
      </w:r>
      <w:bookmarkEnd w:id="34"/>
      <w:bookmarkEnd w:id="35"/>
      <w:bookmarkEnd w:id="36"/>
    </w:p>
    <w:p w14:paraId="7457F4A1">
      <w:pPr>
        <w:pStyle w:val="3"/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本系统涵盖从用户前端交互、后台智能服务到数据管理完整的软件解决方案。核心功能包括：基于图像识别的病害诊断、基于RAG的智能咨询、个人与区域病例管理、数据可视化统计以及配套的管理后台。</w:t>
      </w:r>
    </w:p>
    <w:p w14:paraId="2D2FD3D7">
      <w:pPr>
        <w:pStyle w:val="4"/>
      </w:pPr>
      <w:bookmarkStart w:id="37" w:name="_Toc20263119"/>
      <w:bookmarkStart w:id="38" w:name="_Toc218621513"/>
      <w:bookmarkStart w:id="39" w:name="_Toc511170785"/>
      <w:r>
        <w:t>用户的特点</w:t>
      </w:r>
      <w:bookmarkEnd w:id="37"/>
      <w:bookmarkEnd w:id="38"/>
      <w:bookmarkEnd w:id="3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34E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1B8F851">
            <w:pPr>
              <w:widowControl/>
              <w:spacing w:line="375" w:lineRule="atLeast"/>
              <w:jc w:val="center"/>
              <w:rPr>
                <w:rFonts w:ascii="Segoe UI" w:hAnsi="Segoe UI" w:cs="Segoe UI"/>
                <w:b/>
                <w:bCs/>
                <w:color w:val="0F1115"/>
                <w:kern w:val="0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Cs w:val="21"/>
              </w:rPr>
              <w:t>用户角色</w:t>
            </w:r>
          </w:p>
          <w:p w14:paraId="77D28927">
            <w:pPr>
              <w:pStyle w:val="3"/>
              <w:ind w:firstLine="0" w:firstLineChars="0"/>
            </w:pPr>
          </w:p>
        </w:tc>
        <w:tc>
          <w:tcPr>
            <w:tcW w:w="2765" w:type="dxa"/>
          </w:tcPr>
          <w:p w14:paraId="62E48701">
            <w:pPr>
              <w:pStyle w:val="3"/>
              <w:ind w:firstLine="422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相关能力</w:t>
            </w:r>
          </w:p>
        </w:tc>
        <w:tc>
          <w:tcPr>
            <w:tcW w:w="2766" w:type="dxa"/>
          </w:tcPr>
          <w:p w14:paraId="741C0DE6">
            <w:pPr>
              <w:pStyle w:val="3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核心诉求</w:t>
            </w:r>
          </w:p>
        </w:tc>
      </w:tr>
      <w:tr w14:paraId="6824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5D1A0EB">
            <w:pPr>
              <w:pStyle w:val="3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农户</w:t>
            </w:r>
          </w:p>
        </w:tc>
        <w:tc>
          <w:tcPr>
            <w:tcW w:w="2765" w:type="dxa"/>
          </w:tcPr>
          <w:p w14:paraId="26171ABC">
            <w:pPr>
              <w:pStyle w:val="3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具备基础智能设备操作能力，农业知识经验化。</w:t>
            </w:r>
          </w:p>
        </w:tc>
        <w:tc>
          <w:tcPr>
            <w:tcW w:w="2766" w:type="dxa"/>
          </w:tcPr>
          <w:p w14:paraId="5F695D16">
            <w:pPr>
              <w:pStyle w:val="3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快速获得准确的诊断结果和简单可行的防治方法。</w:t>
            </w:r>
          </w:p>
        </w:tc>
      </w:tr>
      <w:tr w14:paraId="18D2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D2764D3">
            <w:pPr>
              <w:pStyle w:val="3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园艺爱好者</w:t>
            </w:r>
          </w:p>
        </w:tc>
        <w:tc>
          <w:tcPr>
            <w:tcW w:w="2765" w:type="dxa"/>
          </w:tcPr>
          <w:p w14:paraId="1B53D316">
            <w:pPr>
              <w:pStyle w:val="3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具备一定的植物养护知识和较高的学习意愿。</w:t>
            </w:r>
          </w:p>
        </w:tc>
        <w:tc>
          <w:tcPr>
            <w:tcW w:w="2766" w:type="dxa"/>
          </w:tcPr>
          <w:p w14:paraId="79D5C423">
            <w:pPr>
              <w:pStyle w:val="3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获取详细、科学的病害知识，跟踪植物健康状态。</w:t>
            </w:r>
          </w:p>
        </w:tc>
      </w:tr>
      <w:tr w14:paraId="30BF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AEEA5F2">
            <w:pPr>
              <w:pStyle w:val="3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农业技术人员</w:t>
            </w:r>
          </w:p>
        </w:tc>
        <w:tc>
          <w:tcPr>
            <w:tcW w:w="2765" w:type="dxa"/>
          </w:tcPr>
          <w:p w14:paraId="10610BFC">
            <w:pPr>
              <w:pStyle w:val="3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具备专业农业知识，可能具备一定技术背景。</w:t>
            </w:r>
          </w:p>
        </w:tc>
        <w:tc>
          <w:tcPr>
            <w:tcW w:w="2766" w:type="dxa"/>
          </w:tcPr>
          <w:p w14:paraId="76157891">
            <w:pPr>
              <w:pStyle w:val="3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批量病例管理、区域病害监控、数据分析与报告。</w:t>
            </w:r>
          </w:p>
        </w:tc>
      </w:tr>
      <w:tr w14:paraId="09B8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26FD176">
            <w:pPr>
              <w:pStyle w:val="3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系统管理员</w:t>
            </w:r>
          </w:p>
        </w:tc>
        <w:tc>
          <w:tcPr>
            <w:tcW w:w="2765" w:type="dxa"/>
          </w:tcPr>
          <w:p w14:paraId="46C38D89">
            <w:pPr>
              <w:pStyle w:val="3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具备计算机系统运维与管理知识。</w:t>
            </w:r>
          </w:p>
        </w:tc>
        <w:tc>
          <w:tcPr>
            <w:tcW w:w="2766" w:type="dxa"/>
          </w:tcPr>
          <w:p w14:paraId="57198960">
            <w:pPr>
              <w:pStyle w:val="3"/>
              <w:keepNext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系统稳定运行、知识库更新、用户与数据管理。</w:t>
            </w:r>
          </w:p>
        </w:tc>
      </w:tr>
    </w:tbl>
    <w:p w14:paraId="05D3E7D1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bookmarkStart w:id="40" w:name="_Toc218621514"/>
      <w:bookmarkStart w:id="41" w:name="_Toc20263120"/>
      <w:bookmarkStart w:id="42" w:name="_Toc511170786"/>
      <w:r>
        <w:rPr>
          <w:rFonts w:hint="eastAsia" w:ascii="宋体" w:hAnsi="宋体" w:eastAsia="宋体"/>
          <w:b/>
          <w:bCs/>
          <w:sz w:val="24"/>
          <w:szCs w:val="24"/>
        </w:rPr>
        <w:t xml:space="preserve">图表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图表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1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t>用户的特点</w:t>
      </w:r>
    </w:p>
    <w:p w14:paraId="5E2B32F6">
      <w:pPr>
        <w:pStyle w:val="4"/>
      </w:pPr>
      <w:r>
        <w:t>假定条件和约束限制</w:t>
      </w:r>
      <w:bookmarkEnd w:id="40"/>
      <w:bookmarkEnd w:id="41"/>
      <w:bookmarkEnd w:id="42"/>
    </w:p>
    <w:p w14:paraId="58CDB244">
      <w:pPr>
        <w:pStyle w:val="3"/>
        <w:ind w:firstLine="480"/>
      </w:pPr>
    </w:p>
    <w:p w14:paraId="17491AA0">
      <w:pPr>
        <w:pStyle w:val="3"/>
        <w:numPr>
          <w:ilvl w:val="0"/>
          <w:numId w:val="4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用户上传的图片为作物叶片特写，清晰度足以辨认病斑。</w:t>
      </w:r>
    </w:p>
    <w:p w14:paraId="6A8F1FE6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0FC7A81A">
      <w:pPr>
        <w:pStyle w:val="3"/>
        <w:numPr>
          <w:ilvl w:val="0"/>
          <w:numId w:val="4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系统初期主要支持PlantVillage数据集中覆盖的常见作物病害类别。</w:t>
      </w:r>
    </w:p>
    <w:p w14:paraId="7988B659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0CC86A6C">
      <w:pPr>
        <w:pStyle w:val="3"/>
        <w:numPr>
          <w:ilvl w:val="0"/>
          <w:numId w:val="4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LLM服务默认采用本地量化模型部署，以降低运营成本；在本地资源不足时，可通过配置切换至云端API。</w:t>
      </w:r>
    </w:p>
    <w:p w14:paraId="7FA76EE6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44A74A7C">
      <w:pPr>
        <w:pStyle w:val="3"/>
        <w:numPr>
          <w:ilvl w:val="0"/>
          <w:numId w:val="4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系统性能受部署服务器硬件配置及网络环境影响。</w:t>
      </w:r>
    </w:p>
    <w:p w14:paraId="7F535DB9">
      <w:pPr>
        <w:pStyle w:val="4"/>
      </w:pPr>
      <w:bookmarkStart w:id="43" w:name="_Toc511170787"/>
      <w:bookmarkStart w:id="44" w:name="_Toc20263121"/>
      <w:bookmarkStart w:id="45" w:name="_Toc218621515"/>
      <w:r>
        <w:t>运行环境</w:t>
      </w:r>
      <w:bookmarkEnd w:id="43"/>
      <w:bookmarkEnd w:id="44"/>
      <w:bookmarkEnd w:id="45"/>
    </w:p>
    <w:p w14:paraId="44A988C0">
      <w:pPr>
        <w:pStyle w:val="5"/>
      </w:pPr>
      <w:bookmarkStart w:id="46" w:name="_Toc20263122"/>
      <w:bookmarkStart w:id="47" w:name="_Toc511170788"/>
      <w:bookmarkStart w:id="48" w:name="_Toc218621516"/>
      <w:r>
        <w:t>硬件环境</w:t>
      </w:r>
      <w:bookmarkEnd w:id="46"/>
      <w:bookmarkEnd w:id="47"/>
      <w:bookmarkEnd w:id="48"/>
    </w:p>
    <w:p w14:paraId="3611B635">
      <w:pPr>
        <w:pStyle w:val="3"/>
        <w:ind w:firstLine="422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b/>
          <w:bCs/>
          <w:sz w:val="21"/>
          <w:szCs w:val="21"/>
        </w:rPr>
        <w:t>服务器端</w:t>
      </w:r>
      <w:r>
        <w:rPr>
          <w:rFonts w:hint="eastAsia" w:ascii="宋体" w:hAnsi="宋体"/>
          <w:sz w:val="21"/>
          <w:szCs w:val="21"/>
        </w:rPr>
        <w:t>：</w:t>
      </w:r>
    </w:p>
    <w:p w14:paraId="6087D875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5687EC1A">
      <w:pPr>
        <w:pStyle w:val="3"/>
        <w:numPr>
          <w:ilvl w:val="0"/>
          <w:numId w:val="5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处理器：Intel Xeon 4核或同等性能以上</w:t>
      </w:r>
    </w:p>
    <w:p w14:paraId="377974FE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4989FC0E">
      <w:pPr>
        <w:pStyle w:val="3"/>
        <w:numPr>
          <w:ilvl w:val="0"/>
          <w:numId w:val="5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内存：16 GB RAM 或以上</w:t>
      </w:r>
    </w:p>
    <w:p w14:paraId="4D977F60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47FE5AFE">
      <w:pPr>
        <w:pStyle w:val="3"/>
        <w:numPr>
          <w:ilvl w:val="0"/>
          <w:numId w:val="5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存储：100 GB SSD 可用空间（用于存储图片、数据库、模型文件）</w:t>
      </w:r>
    </w:p>
    <w:p w14:paraId="03F5A94E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026CBF73">
      <w:pPr>
        <w:pStyle w:val="3"/>
        <w:numPr>
          <w:ilvl w:val="0"/>
          <w:numId w:val="5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GPU：（可选）NVIDIA GPU（带CUDA支持）用于加速模型推理与训练</w:t>
      </w:r>
    </w:p>
    <w:p w14:paraId="20F95567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184E13DC">
      <w:pPr>
        <w:pStyle w:val="3"/>
        <w:ind w:firstLine="422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/>
          <w:b/>
          <w:bCs/>
          <w:sz w:val="21"/>
          <w:szCs w:val="21"/>
        </w:rPr>
        <w:t>客户端：</w:t>
      </w:r>
    </w:p>
    <w:p w14:paraId="065C9553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28D93FAF">
      <w:pPr>
        <w:pStyle w:val="3"/>
        <w:numPr>
          <w:ilvl w:val="0"/>
          <w:numId w:val="6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内存：4 GB RAM 或以上</w:t>
      </w:r>
    </w:p>
    <w:p w14:paraId="316CEEB2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3B0DFF80">
      <w:pPr>
        <w:pStyle w:val="3"/>
        <w:numPr>
          <w:ilvl w:val="0"/>
          <w:numId w:val="6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处理器：现代多核处理器</w:t>
      </w:r>
    </w:p>
    <w:p w14:paraId="230FAD5D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324E92CB">
      <w:pPr>
        <w:pStyle w:val="3"/>
        <w:numPr>
          <w:ilvl w:val="0"/>
          <w:numId w:val="6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网络：稳定的互联网连接</w:t>
      </w:r>
    </w:p>
    <w:p w14:paraId="03B3676F">
      <w:pPr>
        <w:pStyle w:val="5"/>
      </w:pPr>
      <w:bookmarkStart w:id="49" w:name="_Toc511170789"/>
      <w:bookmarkStart w:id="50" w:name="_Toc218621517"/>
      <w:bookmarkStart w:id="51" w:name="_Toc20263123"/>
      <w:r>
        <w:t>软件环境</w:t>
      </w:r>
      <w:bookmarkEnd w:id="49"/>
      <w:bookmarkEnd w:id="50"/>
      <w:bookmarkEnd w:id="51"/>
    </w:p>
    <w:p w14:paraId="3A7BE917">
      <w:pPr>
        <w:pStyle w:val="3"/>
        <w:numPr>
          <w:ilvl w:val="0"/>
          <w:numId w:val="7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操作系统：Ubuntu Server 20.04 LTS / Windows Server 2019；客户端支持主流操作系统（Windows 10+, macOS, 移动端iOS/Android浏览器）。</w:t>
      </w:r>
    </w:p>
    <w:p w14:paraId="3EA9FC6F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1A460971">
      <w:pPr>
        <w:pStyle w:val="3"/>
        <w:numPr>
          <w:ilvl w:val="0"/>
          <w:numId w:val="7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数据库系统：MySQL 8.0 或 SQLite 3。</w:t>
      </w:r>
    </w:p>
    <w:p w14:paraId="0BE4E2BC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66DAFFFD">
      <w:pPr>
        <w:pStyle w:val="3"/>
        <w:numPr>
          <w:ilvl w:val="0"/>
          <w:numId w:val="7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开发平台及工具：Python 3.9+， Node.js 16+。</w:t>
      </w:r>
    </w:p>
    <w:p w14:paraId="7A9B87DD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3BB82C43">
      <w:pPr>
        <w:pStyle w:val="3"/>
        <w:numPr>
          <w:ilvl w:val="0"/>
          <w:numId w:val="7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后端框架：Flask 或 FastAPI。</w:t>
      </w:r>
    </w:p>
    <w:p w14:paraId="2386CD4D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057EB6FA">
      <w:pPr>
        <w:pStyle w:val="3"/>
        <w:numPr>
          <w:ilvl w:val="0"/>
          <w:numId w:val="7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前端框架：Vue.js 3。</w:t>
      </w:r>
    </w:p>
    <w:p w14:paraId="693E4A8B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15BE9968">
      <w:pPr>
        <w:pStyle w:val="3"/>
        <w:numPr>
          <w:ilvl w:val="0"/>
          <w:numId w:val="7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深度学习框架：PyTorch 2.0+。</w:t>
      </w:r>
    </w:p>
    <w:p w14:paraId="4C0FD544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16756B2C">
      <w:pPr>
        <w:pStyle w:val="3"/>
        <w:numPr>
          <w:ilvl w:val="0"/>
          <w:numId w:val="7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向量检索库：FAISS 或 milvus-lite。</w:t>
      </w:r>
    </w:p>
    <w:p w14:paraId="319D25D1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74C08A8E">
      <w:pPr>
        <w:pStyle w:val="3"/>
        <w:numPr>
          <w:ilvl w:val="0"/>
          <w:numId w:val="7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通信协议：HTTP/HTTPS， WebSocket（用于实时通知可选）。</w:t>
      </w:r>
    </w:p>
    <w:p w14:paraId="1F8FCDE7">
      <w:pPr>
        <w:pStyle w:val="3"/>
        <w:ind w:firstLine="480"/>
      </w:pPr>
    </w:p>
    <w:p w14:paraId="67075D1D">
      <w:pPr>
        <w:pStyle w:val="2"/>
        <w:spacing w:before="312"/>
        <w:ind w:left="431" w:hanging="431"/>
      </w:pPr>
      <w:bookmarkStart w:id="52" w:name="_Toc20263127"/>
      <w:bookmarkStart w:id="53" w:name="_Toc218621518"/>
      <w:r>
        <w:rPr>
          <w:rFonts w:hint="eastAsia"/>
        </w:rPr>
        <w:t>用户需求</w:t>
      </w:r>
      <w:bookmarkEnd w:id="52"/>
      <w:bookmarkEnd w:id="53"/>
    </w:p>
    <w:p w14:paraId="77760F61">
      <w:pPr>
        <w:pStyle w:val="3"/>
        <w:ind w:firstLine="420"/>
        <w:rPr>
          <w:sz w:val="21"/>
          <w:szCs w:val="21"/>
        </w:rPr>
      </w:pPr>
      <w:r>
        <w:rPr>
          <w:sz w:val="21"/>
          <w:szCs w:val="21"/>
        </w:rPr>
        <w:t>对用户需求的整理和描述，本说明书按照自顶向下、逐层细化的原则展开。系统旨在为农户、园艺爱好者与农业技术人员提供一个集病害识别、智能咨询、数据统计与消息通知于一体的智能化服务平台。</w:t>
      </w:r>
    </w:p>
    <w:p w14:paraId="1C2037DD">
      <w:pPr>
        <w:pStyle w:val="3"/>
        <w:ind w:firstLine="480"/>
      </w:pPr>
    </w:p>
    <w:p w14:paraId="369BD383">
      <w:pPr>
        <w:pStyle w:val="4"/>
      </w:pPr>
      <w:bookmarkStart w:id="54" w:name="_Toc281724808"/>
      <w:bookmarkStart w:id="55" w:name="_Toc20263128"/>
      <w:bookmarkStart w:id="56" w:name="_Toc78141292"/>
      <w:bookmarkStart w:id="57" w:name="_Toc218621519"/>
      <w:r>
        <w:rPr>
          <w:rFonts w:hint="eastAsia"/>
        </w:rPr>
        <w:t>总体功能</w:t>
      </w:r>
      <w:bookmarkEnd w:id="54"/>
      <w:bookmarkEnd w:id="55"/>
      <w:bookmarkEnd w:id="56"/>
      <w:bookmarkEnd w:id="57"/>
    </w:p>
    <w:p w14:paraId="1E62FD9F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8" w:name="_Toc218621520"/>
      <w:bookmarkStart w:id="59" w:name="_Toc20263129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系统功能框图</w:t>
      </w:r>
      <w:bookmarkEnd w:id="58"/>
      <w:bookmarkEnd w:id="59"/>
    </w:p>
    <w:p w14:paraId="71C9A3A3">
      <w:pPr>
        <w:keepNext/>
        <w:spacing w:line="360" w:lineRule="auto"/>
        <w:ind w:firstLine="420" w:firstLineChars="200"/>
        <w:jc w:val="center"/>
      </w:pPr>
      <w:r>
        <w:rPr>
          <w:szCs w:val="21"/>
        </w:rPr>
        <w:t>系统核心功能由五大服务模块构成，其结构如下：</w:t>
      </w:r>
      <w:r>
        <w:rPr>
          <w:rFonts w:hint="eastAsia"/>
          <w:color w:val="0070C0"/>
        </w:rPr>
        <w:drawing>
          <wp:inline distT="0" distB="0" distL="0" distR="0">
            <wp:extent cx="5697855" cy="3076575"/>
            <wp:effectExtent l="0" t="0" r="0" b="9525"/>
            <wp:docPr id="6" name="图示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6A879D4">
      <w:pPr>
        <w:pStyle w:val="13"/>
        <w:jc w:val="center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图 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 STYLEREF 1 \s 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Fonts w:hint="eastAsia" w:ascii="宋体" w:hAnsi="宋体" w:eastAsia="宋体"/>
          <w:b/>
          <w:bCs/>
        </w:rPr>
        <w:t>3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hint="eastAsia" w:ascii="宋体" w:hAnsi="宋体" w:eastAsia="宋体"/>
          <w:b/>
          <w:bCs/>
        </w:rPr>
        <w:noBreakHyphen/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 SEQ 图表 \* ARABIC \s 1 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Fonts w:hint="eastAsia" w:ascii="宋体" w:hAnsi="宋体" w:eastAsia="宋体"/>
          <w:b/>
          <w:bCs/>
        </w:rPr>
        <w:t>1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hint="eastAsia" w:ascii="宋体" w:hAnsi="宋体" w:eastAsia="宋体"/>
          <w:b/>
          <w:bCs/>
        </w:rPr>
        <w:t xml:space="preserve"> </w:t>
      </w:r>
      <w:r>
        <w:rPr>
          <w:rFonts w:hint="eastAsia" w:ascii="宋体" w:hAnsi="宋体" w:eastAsia="宋体"/>
          <w:b/>
          <w:bCs/>
          <w:color w:val="181717" w:themeColor="background2" w:themeShade="1A"/>
        </w:rPr>
        <w:t>系统总体功能框图</w:t>
      </w:r>
    </w:p>
    <w:p w14:paraId="4CA9A7C6">
      <w:pPr>
        <w:pStyle w:val="5"/>
        <w:rPr>
          <w:color w:val="181717" w:themeColor="background2" w:themeShade="1A"/>
        </w:rPr>
      </w:pPr>
      <w:bookmarkStart w:id="60" w:name="_Toc218621521"/>
      <w:bookmarkStart w:id="61" w:name="_Toc20263130"/>
      <w:r>
        <w:rPr>
          <w:rFonts w:hint="eastAsia"/>
          <w:color w:val="181717" w:themeColor="background2" w:themeShade="1A"/>
        </w:rPr>
        <w:t>总体功能分类描述</w:t>
      </w:r>
      <w:bookmarkEnd w:id="60"/>
      <w:bookmarkEnd w:id="61"/>
    </w:p>
    <w:p w14:paraId="538C2ABB">
      <w:pPr>
        <w:spacing w:line="360" w:lineRule="auto"/>
        <w:ind w:firstLine="315" w:firstLineChars="150"/>
        <w:rPr>
          <w:rFonts w:hint="eastAsia" w:ascii="宋体" w:hAnsi="宋体"/>
          <w:color w:val="181717" w:themeColor="background2" w:themeShade="1A"/>
          <w:sz w:val="24"/>
        </w:rPr>
      </w:pPr>
      <w:r>
        <w:rPr>
          <w:rFonts w:hint="eastAsia" w:ascii="宋体" w:hAnsi="宋体"/>
          <w:color w:val="181717" w:themeColor="background2" w:themeShade="1A"/>
          <w:szCs w:val="21"/>
        </w:rPr>
        <w:t>系统总体功能分类描述见</w:t>
      </w:r>
      <w:r>
        <w:rPr>
          <w:rFonts w:hint="eastAsia" w:ascii="宋体" w:hAnsi="宋体"/>
          <w:color w:val="181717" w:themeColor="background2" w:themeShade="1A"/>
          <w:sz w:val="24"/>
        </w:rPr>
        <w:fldChar w:fldCharType="begin"/>
      </w:r>
      <w:r>
        <w:rPr>
          <w:rFonts w:hint="eastAsia" w:ascii="宋体" w:hAnsi="宋体"/>
          <w:color w:val="181717" w:themeColor="background2" w:themeShade="1A"/>
          <w:sz w:val="24"/>
        </w:rPr>
        <w:instrText xml:space="preserve"> REF _Ref218612899 \h </w:instrText>
      </w:r>
      <w:r>
        <w:rPr>
          <w:rFonts w:hint="eastAsia" w:ascii="宋体" w:hAnsi="宋体"/>
          <w:color w:val="181717" w:themeColor="background2" w:themeShade="1A"/>
          <w:sz w:val="24"/>
        </w:rPr>
        <w:fldChar w:fldCharType="separate"/>
      </w:r>
      <w:r>
        <w:rPr>
          <w:rFonts w:hint="eastAsia" w:ascii="宋体" w:hAnsi="宋体"/>
        </w:rPr>
        <w:t>表格 3</w:t>
      </w:r>
      <w:r>
        <w:rPr>
          <w:rFonts w:hint="eastAsia" w:ascii="宋体" w:hAnsi="宋体"/>
        </w:rPr>
        <w:noBreakHyphen/>
      </w:r>
      <w:r>
        <w:rPr>
          <w:rFonts w:hint="eastAsia" w:ascii="宋体" w:hAnsi="宋体"/>
        </w:rPr>
        <w:t>1</w:t>
      </w:r>
      <w:r>
        <w:rPr>
          <w:rFonts w:hint="eastAsia" w:ascii="宋体" w:hAnsi="宋体"/>
          <w:color w:val="181717" w:themeColor="background2" w:themeShade="1A"/>
          <w:sz w:val="24"/>
        </w:rPr>
        <w:fldChar w:fldCharType="end"/>
      </w:r>
    </w:p>
    <w:p w14:paraId="73F736AA">
      <w:pPr>
        <w:pStyle w:val="13"/>
        <w:jc w:val="center"/>
        <w:rPr>
          <w:rFonts w:hint="eastAsia" w:ascii="宋体" w:hAnsi="宋体" w:eastAsia="宋体"/>
        </w:rPr>
      </w:pPr>
      <w:bookmarkStart w:id="62" w:name="_Ref218612899"/>
      <w:r>
        <w:rPr>
          <w:rFonts w:hint="eastAsia" w:ascii="宋体" w:hAnsi="宋体" w:eastAsia="宋体"/>
        </w:rPr>
        <w:t xml:space="preserve">表格 </w:t>
      </w:r>
      <w:r>
        <w:rPr>
          <w:rFonts w:hint="eastAsia" w:ascii="宋体" w:hAnsi="宋体" w:eastAsia="宋体"/>
        </w:rPr>
        <w:fldChar w:fldCharType="begin"/>
      </w:r>
      <w:r>
        <w:rPr>
          <w:rFonts w:hint="eastAsia" w:ascii="宋体" w:hAnsi="宋体" w:eastAsia="宋体"/>
        </w:rPr>
        <w:instrText xml:space="preserve"> STYLEREF 1 \s </w:instrText>
      </w:r>
      <w:r>
        <w:rPr>
          <w:rFonts w:hint="eastAsia" w:ascii="宋体" w:hAnsi="宋体" w:eastAsia="宋体"/>
        </w:rPr>
        <w:fldChar w:fldCharType="separate"/>
      </w:r>
      <w:r>
        <w:rPr>
          <w:rFonts w:hint="eastAsia" w:ascii="宋体" w:hAnsi="宋体" w:eastAsia="宋体"/>
        </w:rPr>
        <w:t>3</w:t>
      </w:r>
      <w:r>
        <w:rPr>
          <w:rFonts w:hint="eastAsia" w:ascii="宋体" w:hAnsi="宋体" w:eastAsia="宋体"/>
        </w:rPr>
        <w:fldChar w:fldCharType="end"/>
      </w:r>
      <w:r>
        <w:rPr>
          <w:rFonts w:hint="eastAsia" w:ascii="宋体" w:hAnsi="宋体" w:eastAsia="宋体"/>
        </w:rPr>
        <w:noBreakHyphen/>
      </w:r>
      <w:r>
        <w:rPr>
          <w:rFonts w:hint="eastAsia" w:ascii="宋体" w:hAnsi="宋体" w:eastAsia="宋体"/>
        </w:rPr>
        <w:fldChar w:fldCharType="begin"/>
      </w:r>
      <w:r>
        <w:rPr>
          <w:rFonts w:hint="eastAsia" w:ascii="宋体" w:hAnsi="宋体" w:eastAsia="宋体"/>
        </w:rPr>
        <w:instrText xml:space="preserve"> SEQ 表格 \* ARABIC \s 1 </w:instrText>
      </w:r>
      <w:r>
        <w:rPr>
          <w:rFonts w:hint="eastAsia" w:ascii="宋体" w:hAnsi="宋体" w:eastAsia="宋体"/>
        </w:rPr>
        <w:fldChar w:fldCharType="separate"/>
      </w:r>
      <w:r>
        <w:rPr>
          <w:rFonts w:hint="eastAsia" w:ascii="宋体" w:hAnsi="宋体" w:eastAsia="宋体"/>
        </w:rPr>
        <w:t>1</w:t>
      </w:r>
      <w:r>
        <w:rPr>
          <w:rFonts w:hint="eastAsia" w:ascii="宋体" w:hAnsi="宋体" w:eastAsia="宋体"/>
        </w:rPr>
        <w:fldChar w:fldCharType="end"/>
      </w:r>
      <w:bookmarkEnd w:id="62"/>
      <w:r>
        <w:rPr>
          <w:rFonts w:hint="eastAsia" w:ascii="宋体" w:hAnsi="宋体" w:eastAsia="宋体"/>
        </w:rPr>
        <w:t xml:space="preserve"> 总体功能分类</w:t>
      </w:r>
    </w:p>
    <w:tbl>
      <w:tblPr>
        <w:tblStyle w:val="3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7"/>
        <w:gridCol w:w="5769"/>
      </w:tblGrid>
      <w:tr w14:paraId="5BBAA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pct"/>
          </w:tcPr>
          <w:p w14:paraId="43501D80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类别</w:t>
            </w:r>
            <w:r>
              <w:rPr>
                <w:rFonts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/</w:t>
            </w: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标识符</w:t>
            </w:r>
          </w:p>
        </w:tc>
        <w:tc>
          <w:tcPr>
            <w:tcW w:w="3477" w:type="pct"/>
          </w:tcPr>
          <w:p w14:paraId="7388A1F8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目标描述</w:t>
            </w:r>
          </w:p>
        </w:tc>
      </w:tr>
      <w:tr w14:paraId="46566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523" w:type="pct"/>
          </w:tcPr>
          <w:p w14:paraId="2354B8E9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 xml:space="preserve">图像识别服务 </w:t>
            </w:r>
          </w:p>
        </w:tc>
        <w:tc>
          <w:tcPr>
            <w:tcW w:w="3477" w:type="pct"/>
          </w:tcPr>
          <w:p w14:paraId="04469751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　</w:t>
            </w:r>
            <w:r>
              <w:rPr>
                <w:rFonts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完成作物病害图像的自动分类与特征提取。基于PyTorch框架，加载在PlantVillage数据集上微调的ResNet/EfficientNet模型，对用户上传的叶片图像进行智能诊断，输出病害类别及置信度，并提取图像的特征向量。</w:t>
            </w:r>
          </w:p>
          <w:p w14:paraId="2327BBA5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</w:tr>
      <w:tr w14:paraId="3CF5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523" w:type="pct"/>
          </w:tcPr>
          <w:p w14:paraId="10FB5EAC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LLM智能咨询服务</w:t>
            </w:r>
          </w:p>
        </w:tc>
        <w:tc>
          <w:tcPr>
            <w:tcW w:w="3477" w:type="pct"/>
          </w:tcPr>
          <w:p w14:paraId="166BB46B">
            <w:pPr>
              <w:widowControl/>
              <w:ind w:firstLine="200" w:firstLineChars="100"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完成基于检索增强生成（RAG）的病害防治智能问答与建议推荐。系统将本地知识库向量化，根据用户输入检索相关知识，驱动大语言模型（LLM）生成可追溯出处、有依据的处置建议，并支持多轮对话。</w:t>
            </w:r>
          </w:p>
        </w:tc>
      </w:tr>
      <w:tr w14:paraId="025D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523" w:type="pct"/>
          </w:tcPr>
          <w:p w14:paraId="7C718C07">
            <w:pPr>
              <w:widowControl/>
              <w:spacing w:before="100" w:beforeAutospacing="1" w:after="100" w:afterAutospacing="1"/>
              <w:ind w:firstLine="200" w:firstLineChars="100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统计分析服务</w:t>
            </w:r>
          </w:p>
        </w:tc>
        <w:tc>
          <w:tcPr>
            <w:tcW w:w="3477" w:type="pct"/>
          </w:tcPr>
          <w:p w14:paraId="2B15E779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　</w:t>
            </w:r>
            <w:r>
              <w:rPr>
                <w:rFonts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完成对系统内数据的多维度统计、分析与可视化，并实现区域病害监测与预警。聚合业务数据，生成图表、报告及预警信号。</w:t>
            </w:r>
          </w:p>
        </w:tc>
      </w:tr>
      <w:tr w14:paraId="03EBB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523" w:type="pct"/>
          </w:tcPr>
          <w:p w14:paraId="5E106831">
            <w:pPr>
              <w:widowControl/>
              <w:spacing w:before="100" w:beforeAutospacing="1" w:after="100" w:afterAutospacing="1"/>
              <w:ind w:firstLine="200" w:firstLineChars="100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通知服务</w:t>
            </w:r>
          </w:p>
        </w:tc>
        <w:tc>
          <w:tcPr>
            <w:tcW w:w="3477" w:type="pct"/>
          </w:tcPr>
          <w:p w14:paraId="367A1105">
            <w:pPr>
              <w:ind w:firstLine="200" w:firstLineChars="100"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完成系统内各类消息的生成、管理与精准推送。通过站内信和邮件等方式，及时将信息触达用户。</w:t>
            </w:r>
          </w:p>
        </w:tc>
      </w:tr>
      <w:tr w14:paraId="76BBA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523" w:type="pct"/>
          </w:tcPr>
          <w:p w14:paraId="049B7758">
            <w:pPr>
              <w:widowControl/>
              <w:spacing w:before="100" w:beforeAutospacing="1" w:after="100" w:afterAutospacing="1"/>
              <w:ind w:firstLine="200" w:firstLineChars="100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数据管理服务</w:t>
            </w:r>
          </w:p>
        </w:tc>
        <w:tc>
          <w:tcPr>
            <w:tcW w:w="3477" w:type="pct"/>
          </w:tcPr>
          <w:p w14:paraId="5B3E0E69">
            <w:pPr>
              <w:keepNext/>
              <w:ind w:firstLine="200" w:firstLineChars="100"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20"/>
                <w:szCs w:val="20"/>
              </w:rPr>
              <w:t>作为系统的数据中枢，统一管理所有结构化数据、非结构化文件及向量索引。为上层业务服务提供高效、可靠的数据存取、查询与维护能力。</w:t>
            </w:r>
          </w:p>
        </w:tc>
      </w:tr>
    </w:tbl>
    <w:p w14:paraId="56262D97">
      <w:pPr>
        <w:pStyle w:val="4"/>
      </w:pPr>
      <w:bookmarkStart w:id="63" w:name="_Toc218621522"/>
      <w:r>
        <w:rPr>
          <w:rFonts w:hint="eastAsia"/>
        </w:rPr>
        <w:t>图像识别服务</w:t>
      </w:r>
      <w:bookmarkEnd w:id="63"/>
    </w:p>
    <w:p w14:paraId="34AF6573">
      <w:pPr>
        <w:pStyle w:val="5"/>
        <w:rPr>
          <w:color w:val="181717" w:themeColor="background2" w:themeShade="1A"/>
        </w:rPr>
      </w:pPr>
      <w:bookmarkStart w:id="64" w:name="_Toc218621523"/>
      <w:bookmarkStart w:id="65" w:name="_Toc20263132"/>
      <w:bookmarkStart w:id="66" w:name="_Toc281724812"/>
      <w:r>
        <w:rPr>
          <w:rFonts w:hint="eastAsia"/>
          <w:color w:val="181717" w:themeColor="background2" w:themeShade="1A"/>
        </w:rPr>
        <w:t>业务流程</w:t>
      </w:r>
      <w:bookmarkEnd w:id="64"/>
      <w:bookmarkEnd w:id="65"/>
      <w:bookmarkEnd w:id="66"/>
    </w:p>
    <w:p w14:paraId="0E5409CD">
      <w:pPr>
        <w:pStyle w:val="3"/>
        <w:keepNext/>
        <w:ind w:firstLine="480"/>
      </w:pPr>
      <w:r>
        <w:drawing>
          <wp:inline distT="0" distB="0" distL="0" distR="0">
            <wp:extent cx="5274310" cy="1637665"/>
            <wp:effectExtent l="0" t="0" r="2540" b="635"/>
            <wp:docPr id="8223376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37624" name="图片 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26A1">
      <w:pPr>
        <w:pStyle w:val="13"/>
        <w:jc w:val="center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图表 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 STYLEREF 1 \s 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Fonts w:hint="eastAsia" w:ascii="宋体" w:hAnsi="宋体" w:eastAsia="宋体"/>
          <w:b/>
          <w:bCs/>
        </w:rPr>
        <w:t>3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hint="eastAsia" w:ascii="宋体" w:hAnsi="宋体" w:eastAsia="宋体"/>
          <w:b/>
          <w:bCs/>
        </w:rPr>
        <w:noBreakHyphen/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 SEQ 图表 \* ARABIC \s 1 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Fonts w:hint="eastAsia" w:ascii="宋体" w:hAnsi="宋体" w:eastAsia="宋体"/>
          <w:b/>
          <w:bCs/>
        </w:rPr>
        <w:t>2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hint="eastAsia" w:ascii="宋体" w:hAnsi="宋体" w:eastAsia="宋体"/>
          <w:b/>
          <w:bCs/>
        </w:rPr>
        <w:t xml:space="preserve"> 图像识别服务流程</w:t>
      </w:r>
    </w:p>
    <w:p w14:paraId="54BD9766">
      <w:pPr>
        <w:pStyle w:val="3"/>
        <w:ind w:firstLine="0" w:firstLineChars="0"/>
        <w:rPr>
          <w:color w:val="181717" w:themeColor="background2" w:themeShade="1A"/>
        </w:rPr>
      </w:pPr>
    </w:p>
    <w:p w14:paraId="234943A2">
      <w:pPr>
        <w:pStyle w:val="5"/>
      </w:pPr>
      <w:bookmarkStart w:id="67" w:name="_Toc281724813"/>
      <w:bookmarkStart w:id="68" w:name="_Toc20263133"/>
      <w:bookmarkStart w:id="69" w:name="_Toc218621524"/>
      <w:r>
        <w:rPr>
          <w:rFonts w:hint="eastAsia"/>
        </w:rPr>
        <w:t>功能描述</w:t>
      </w:r>
      <w:bookmarkEnd w:id="67"/>
      <w:bookmarkEnd w:id="68"/>
      <w:bookmarkEnd w:id="69"/>
    </w:p>
    <w:p w14:paraId="4CB456F2">
      <w:pPr>
        <w:spacing w:line="360" w:lineRule="auto"/>
        <w:ind w:firstLine="480" w:firstLineChars="200"/>
        <w:rPr>
          <w:rFonts w:hint="eastAsia" w:ascii="宋体" w:hAnsi="宋体"/>
          <w:color w:val="181717" w:themeColor="background2" w:themeShade="1A"/>
          <w:sz w:val="24"/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见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REF _Ref218613221 \h  \* MERGEFORMAT </w:instrTex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表格 3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noBreakHyphen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/>
          <w:color w:val="181717" w:themeColor="background2" w:themeShade="1A"/>
          <w:sz w:val="24"/>
        </w:rPr>
        <w:t>。</w:t>
      </w:r>
    </w:p>
    <w:p w14:paraId="181C48B8">
      <w:pPr>
        <w:pStyle w:val="13"/>
        <w:jc w:val="center"/>
        <w:rPr>
          <w:rFonts w:hint="eastAsia" w:ascii="宋体" w:hAnsi="宋体" w:eastAsia="宋体"/>
          <w:b/>
          <w:bCs/>
        </w:rPr>
      </w:pPr>
      <w:bookmarkStart w:id="70" w:name="_Ref218613221"/>
      <w:r>
        <w:rPr>
          <w:rFonts w:hint="eastAsia" w:ascii="宋体" w:hAnsi="宋体" w:eastAsia="宋体"/>
          <w:b/>
          <w:bCs/>
        </w:rPr>
        <w:t xml:space="preserve">表格 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 STYLEREF 1 \s 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Fonts w:hint="eastAsia" w:ascii="宋体" w:hAnsi="宋体" w:eastAsia="宋体"/>
          <w:b/>
          <w:bCs/>
        </w:rPr>
        <w:t>3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hint="eastAsia" w:ascii="宋体" w:hAnsi="宋体" w:eastAsia="宋体"/>
          <w:b/>
          <w:bCs/>
        </w:rPr>
        <w:noBreakHyphen/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 SEQ 表格 \* ARABIC \s 1 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Fonts w:hint="eastAsia" w:ascii="宋体" w:hAnsi="宋体" w:eastAsia="宋体"/>
          <w:b/>
          <w:bCs/>
        </w:rPr>
        <w:t>2</w:t>
      </w:r>
      <w:r>
        <w:rPr>
          <w:rFonts w:hint="eastAsia" w:ascii="宋体" w:hAnsi="宋体" w:eastAsia="宋体"/>
          <w:b/>
          <w:bCs/>
        </w:rPr>
        <w:fldChar w:fldCharType="end"/>
      </w:r>
      <w:bookmarkEnd w:id="70"/>
      <w:r>
        <w:rPr>
          <w:rFonts w:hint="eastAsia" w:ascii="宋体" w:hAnsi="宋体" w:eastAsia="宋体"/>
          <w:b/>
          <w:bCs/>
        </w:rPr>
        <w:t>图像识别服务需求描述</w:t>
      </w:r>
    </w:p>
    <w:tbl>
      <w:tblPr>
        <w:tblStyle w:val="30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49"/>
        <w:gridCol w:w="1264"/>
        <w:gridCol w:w="4039"/>
      </w:tblGrid>
      <w:tr w14:paraId="1D128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9" w:hRule="atLeast"/>
        </w:trPr>
        <w:tc>
          <w:tcPr>
            <w:tcW w:w="684" w:type="pct"/>
          </w:tcPr>
          <w:p w14:paraId="4FC071A0">
            <w:pPr>
              <w:widowControl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功能名称</w:t>
            </w:r>
          </w:p>
          <w:p w14:paraId="24D3F173">
            <w:pPr>
              <w:widowControl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标识符</w:t>
            </w:r>
          </w:p>
        </w:tc>
        <w:tc>
          <w:tcPr>
            <w:tcW w:w="4316" w:type="pct"/>
            <w:gridSpan w:val="3"/>
          </w:tcPr>
          <w:p w14:paraId="71E298F3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　</w:t>
            </w: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图像识别服务</w:t>
            </w: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（SYS</w:t>
            </w: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1</w:t>
            </w: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）</w:t>
            </w:r>
          </w:p>
        </w:tc>
      </w:tr>
      <w:tr w14:paraId="34ED2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84" w:type="pct"/>
            <w:vMerge w:val="restart"/>
            <w:vAlign w:val="center"/>
          </w:tcPr>
          <w:p w14:paraId="6B3B851B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功</w:t>
            </w:r>
          </w:p>
          <w:p w14:paraId="656E4E66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能</w:t>
            </w:r>
          </w:p>
          <w:p w14:paraId="53C286FB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描</w:t>
            </w:r>
          </w:p>
          <w:p w14:paraId="68C1228C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述</w:t>
            </w:r>
          </w:p>
        </w:tc>
        <w:tc>
          <w:tcPr>
            <w:tcW w:w="1116" w:type="pct"/>
          </w:tcPr>
          <w:p w14:paraId="54574D1E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名称、标识符</w:t>
            </w:r>
          </w:p>
        </w:tc>
        <w:tc>
          <w:tcPr>
            <w:tcW w:w="763" w:type="pct"/>
          </w:tcPr>
          <w:p w14:paraId="34366632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执行角色</w:t>
            </w:r>
          </w:p>
        </w:tc>
        <w:tc>
          <w:tcPr>
            <w:tcW w:w="2437" w:type="pct"/>
          </w:tcPr>
          <w:p w14:paraId="25FB4E07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描述</w:t>
            </w:r>
          </w:p>
        </w:tc>
      </w:tr>
      <w:tr w14:paraId="50381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0" w:type="auto"/>
            <w:vMerge w:val="continue"/>
          </w:tcPr>
          <w:p w14:paraId="0A4103A6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582FC66F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图片上传与预处理</w:t>
            </w: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（SYS</w:t>
            </w: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1 -01</w:t>
            </w: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）</w:t>
            </w:r>
          </w:p>
        </w:tc>
        <w:tc>
          <w:tcPr>
            <w:tcW w:w="763" w:type="pct"/>
          </w:tcPr>
          <w:p w14:paraId="3BDC7DF2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用户、系统</w:t>
            </w:r>
          </w:p>
        </w:tc>
        <w:tc>
          <w:tcPr>
            <w:tcW w:w="2437" w:type="pct"/>
          </w:tcPr>
          <w:p w14:paraId="14D87CCA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用户通过Vue.js前端选择或拍摄叶片图片上传。后端进行文件校验，并对图片进行缩放、归一化等标准化预处理。</w:t>
            </w:r>
          </w:p>
        </w:tc>
      </w:tr>
      <w:tr w14:paraId="2BA3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</w:tcPr>
          <w:p w14:paraId="13BCD3F4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22621531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病害图像分类</w:t>
            </w: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（SYS</w:t>
            </w: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1 -02</w:t>
            </w: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）</w:t>
            </w:r>
          </w:p>
        </w:tc>
        <w:tc>
          <w:tcPr>
            <w:tcW w:w="763" w:type="pct"/>
          </w:tcPr>
          <w:p w14:paraId="27D3AF20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系统（AI模型）</w:t>
            </w:r>
          </w:p>
        </w:tc>
        <w:tc>
          <w:tcPr>
            <w:tcW w:w="2437" w:type="pct"/>
          </w:tcPr>
          <w:p w14:paraId="7EF22C8C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系统调用基于PyTorch的图像识别模型（ResNet/EfficientNet）进行推理。模型输出病害类别及置信度，并提供Top-K结果供参考。</w:t>
            </w:r>
          </w:p>
        </w:tc>
      </w:tr>
      <w:tr w14:paraId="77656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4BBFF8C4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7B8CEF11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特征向量提取</w:t>
            </w: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（SYS</w:t>
            </w: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1 -03</w:t>
            </w: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）</w:t>
            </w:r>
          </w:p>
        </w:tc>
        <w:tc>
          <w:tcPr>
            <w:tcW w:w="763" w:type="pct"/>
          </w:tcPr>
          <w:p w14:paraId="68BC6140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系统（AI模型）</w:t>
            </w:r>
          </w:p>
        </w:tc>
        <w:tc>
          <w:tcPr>
            <w:tcW w:w="2437" w:type="pct"/>
          </w:tcPr>
          <w:p w14:paraId="1DEBBAAE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系统利用图像识别模型的特定层提取上传图片的深度特征向量，该向量将用于后续相似病例检索和病情对比。</w:t>
            </w:r>
          </w:p>
        </w:tc>
      </w:tr>
    </w:tbl>
    <w:p w14:paraId="2744DE32">
      <w:pPr>
        <w:pStyle w:val="3"/>
        <w:ind w:firstLine="480"/>
        <w:jc w:val="center"/>
        <w:rPr>
          <w:color w:val="181717" w:themeColor="background2" w:themeShade="1A"/>
        </w:rPr>
      </w:pPr>
    </w:p>
    <w:p w14:paraId="180CDE63">
      <w:pPr>
        <w:pStyle w:val="4"/>
      </w:pPr>
      <w:bookmarkStart w:id="71" w:name="_Toc218621525"/>
      <w:r>
        <w:rPr>
          <w:rFonts w:hint="eastAsia"/>
        </w:rPr>
        <w:t>LLM智能咨询服务功能</w:t>
      </w:r>
      <w:bookmarkEnd w:id="71"/>
    </w:p>
    <w:p w14:paraId="789CA9D6">
      <w:pPr>
        <w:pStyle w:val="5"/>
        <w:rPr>
          <w:color w:val="181717" w:themeColor="background2" w:themeShade="1A"/>
        </w:rPr>
      </w:pPr>
      <w:bookmarkStart w:id="72" w:name="_Toc218621526"/>
      <w:bookmarkStart w:id="73" w:name="_Toc20263135"/>
      <w:r>
        <w:rPr>
          <w:rFonts w:hint="eastAsia"/>
          <w:color w:val="181717" w:themeColor="background2" w:themeShade="1A"/>
        </w:rPr>
        <w:t>业务流程</w:t>
      </w:r>
      <w:bookmarkEnd w:id="72"/>
    </w:p>
    <w:p w14:paraId="271AE3CF">
      <w:pPr>
        <w:pStyle w:val="3"/>
        <w:keepNext/>
        <w:ind w:firstLine="480"/>
      </w:pPr>
      <w:r>
        <w:drawing>
          <wp:inline distT="0" distB="0" distL="0" distR="0">
            <wp:extent cx="5274310" cy="1437640"/>
            <wp:effectExtent l="0" t="0" r="2540" b="0"/>
            <wp:docPr id="9037120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12021" name="图片 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17B7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图表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图表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LLM智能咨询服务功能流程</w:t>
      </w:r>
    </w:p>
    <w:p w14:paraId="3A15D0FE">
      <w:pPr>
        <w:pStyle w:val="5"/>
        <w:rPr>
          <w:color w:val="181717" w:themeColor="background2" w:themeShade="1A"/>
        </w:rPr>
      </w:pPr>
      <w:bookmarkStart w:id="74" w:name="_Toc218621527"/>
      <w:r>
        <w:rPr>
          <w:rFonts w:hint="eastAsia"/>
          <w:color w:val="181717" w:themeColor="background2" w:themeShade="1A"/>
        </w:rPr>
        <w:t>功能描述</w:t>
      </w:r>
      <w:bookmarkEnd w:id="74"/>
    </w:p>
    <w:p w14:paraId="511567FF">
      <w:pPr>
        <w:pStyle w:val="3"/>
        <w:ind w:firstLine="482"/>
        <w:jc w:val="center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表格 </w:t>
      </w:r>
      <w:r>
        <w:rPr>
          <w:rFonts w:hint="eastAsia" w:ascii="宋体" w:hAnsi="宋体"/>
          <w:b/>
          <w:bCs/>
        </w:rPr>
        <w:fldChar w:fldCharType="begin"/>
      </w:r>
      <w:r>
        <w:rPr>
          <w:rFonts w:hint="eastAsia" w:ascii="宋体" w:hAnsi="宋体"/>
          <w:b/>
          <w:bCs/>
        </w:rPr>
        <w:instrText xml:space="preserve"> STYLEREF 1 \s </w:instrText>
      </w:r>
      <w:r>
        <w:rPr>
          <w:rFonts w:hint="eastAsia" w:ascii="宋体" w:hAnsi="宋体"/>
          <w:b/>
          <w:bCs/>
        </w:rPr>
        <w:fldChar w:fldCharType="separate"/>
      </w:r>
      <w:r>
        <w:rPr>
          <w:rFonts w:hint="eastAsia"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fldChar w:fldCharType="end"/>
      </w:r>
      <w:r>
        <w:rPr>
          <w:rFonts w:hint="eastAsia" w:ascii="宋体" w:hAnsi="宋体"/>
          <w:b/>
          <w:bCs/>
        </w:rPr>
        <w:noBreakHyphen/>
      </w:r>
      <w:r>
        <w:rPr>
          <w:rFonts w:hint="eastAsia" w:ascii="宋体" w:hAnsi="宋体"/>
          <w:b/>
          <w:bCs/>
        </w:rPr>
        <w:fldChar w:fldCharType="begin"/>
      </w:r>
      <w:r>
        <w:rPr>
          <w:rFonts w:hint="eastAsia" w:ascii="宋体" w:hAnsi="宋体"/>
          <w:b/>
          <w:bCs/>
        </w:rPr>
        <w:instrText xml:space="preserve"> SEQ 表格 \* ARABIC \s 1 </w:instrText>
      </w:r>
      <w:r>
        <w:rPr>
          <w:rFonts w:hint="eastAsia" w:ascii="宋体" w:hAnsi="宋体"/>
          <w:b/>
          <w:bCs/>
        </w:rPr>
        <w:fldChar w:fldCharType="separate"/>
      </w:r>
      <w:r>
        <w:rPr>
          <w:rFonts w:hint="eastAsia"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fldChar w:fldCharType="end"/>
      </w:r>
      <w:r>
        <w:rPr>
          <w:rFonts w:ascii="宋体" w:hAnsi="宋体"/>
          <w:b/>
          <w:bCs/>
        </w:rPr>
        <w:t xml:space="preserve"> LLM智能咨询服务功能需求描述</w:t>
      </w:r>
    </w:p>
    <w:p w14:paraId="788CB8C8">
      <w:pPr>
        <w:pStyle w:val="13"/>
        <w:keepNext/>
        <w:jc w:val="center"/>
        <w:rPr>
          <w:rFonts w:hint="eastAsia" w:ascii="宋体" w:hAnsi="宋体" w:eastAsia="宋体"/>
          <w:b/>
          <w:bCs/>
        </w:rPr>
      </w:pPr>
    </w:p>
    <w:tbl>
      <w:tblPr>
        <w:tblStyle w:val="30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49"/>
        <w:gridCol w:w="1264"/>
        <w:gridCol w:w="4039"/>
      </w:tblGrid>
      <w:tr w14:paraId="2383E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84" w:type="pct"/>
          </w:tcPr>
          <w:p w14:paraId="7080692C">
            <w:pPr>
              <w:widowControl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功能名称</w:t>
            </w:r>
          </w:p>
          <w:p w14:paraId="094FA104">
            <w:pPr>
              <w:widowControl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标识符</w:t>
            </w:r>
          </w:p>
        </w:tc>
        <w:tc>
          <w:tcPr>
            <w:tcW w:w="4316" w:type="pct"/>
            <w:gridSpan w:val="3"/>
          </w:tcPr>
          <w:p w14:paraId="4EE0DCCF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　</w:t>
            </w: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LLM智能咨询服务功能</w:t>
            </w:r>
          </w:p>
        </w:tc>
      </w:tr>
      <w:tr w14:paraId="524E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84" w:type="pct"/>
            <w:vMerge w:val="restart"/>
            <w:vAlign w:val="center"/>
          </w:tcPr>
          <w:p w14:paraId="154A0B31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功</w:t>
            </w:r>
          </w:p>
          <w:p w14:paraId="549C1058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能</w:t>
            </w:r>
          </w:p>
          <w:p w14:paraId="022BECFE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描</w:t>
            </w:r>
          </w:p>
          <w:p w14:paraId="6A2F8AC3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述</w:t>
            </w:r>
          </w:p>
        </w:tc>
        <w:tc>
          <w:tcPr>
            <w:tcW w:w="1116" w:type="pct"/>
          </w:tcPr>
          <w:p w14:paraId="3CEB476A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名称、标识符</w:t>
            </w:r>
          </w:p>
        </w:tc>
        <w:tc>
          <w:tcPr>
            <w:tcW w:w="763" w:type="pct"/>
          </w:tcPr>
          <w:p w14:paraId="291F7F8E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执行角色</w:t>
            </w:r>
          </w:p>
        </w:tc>
        <w:tc>
          <w:tcPr>
            <w:tcW w:w="2437" w:type="pct"/>
          </w:tcPr>
          <w:p w14:paraId="386D4074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描述</w:t>
            </w:r>
          </w:p>
        </w:tc>
      </w:tr>
      <w:tr w14:paraId="636C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0" w:type="auto"/>
            <w:vMerge w:val="continue"/>
          </w:tcPr>
          <w:p w14:paraId="28E2D341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20CF1EFC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知识检索增强</w:t>
            </w:r>
          </w:p>
        </w:tc>
        <w:tc>
          <w:tcPr>
            <w:tcW w:w="763" w:type="pct"/>
          </w:tcPr>
          <w:p w14:paraId="44E47021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</w:t>
            </w:r>
          </w:p>
        </w:tc>
        <w:tc>
          <w:tcPr>
            <w:tcW w:w="2437" w:type="pct"/>
          </w:tcPr>
          <w:p w14:paraId="0AAE7FE1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向数据管理服务发起查询，利用FAISS等向量库进行语义检索，获取与用户问题最相关的本地知识库片段。</w:t>
            </w:r>
          </w:p>
        </w:tc>
      </w:tr>
      <w:tr w14:paraId="36FD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</w:tcPr>
          <w:p w14:paraId="5445A06C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0E2831B2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智能内容生成</w:t>
            </w:r>
          </w:p>
        </w:tc>
        <w:tc>
          <w:tcPr>
            <w:tcW w:w="763" w:type="pct"/>
          </w:tcPr>
          <w:p w14:paraId="370720B4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</w:t>
            </w:r>
          </w:p>
        </w:tc>
        <w:tc>
          <w:tcPr>
            <w:tcW w:w="2437" w:type="pct"/>
          </w:tcPr>
          <w:p w14:paraId="277E6538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集成大语言模型。接收提示词（含检索证据），生成针对性回答或防治建议，输出需包含引用来源和不确定性说明。</w:t>
            </w:r>
          </w:p>
        </w:tc>
      </w:tr>
      <w:tr w14:paraId="3E4AD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45C53BA5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3A8DFDD6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多轮对话管理</w:t>
            </w:r>
          </w:p>
        </w:tc>
        <w:tc>
          <w:tcPr>
            <w:tcW w:w="763" w:type="pct"/>
          </w:tcPr>
          <w:p w14:paraId="744FCCDC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</w:t>
            </w:r>
          </w:p>
        </w:tc>
        <w:tc>
          <w:tcPr>
            <w:tcW w:w="2437" w:type="pct"/>
          </w:tcPr>
          <w:p w14:paraId="3473171F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维护用户对话的上下文状态，确保在连续问答中能基于历史信息进行连贯、准确的检索与生成。</w:t>
            </w:r>
          </w:p>
        </w:tc>
      </w:tr>
    </w:tbl>
    <w:p w14:paraId="2A980432">
      <w:pPr>
        <w:pStyle w:val="3"/>
        <w:ind w:firstLine="0" w:firstLineChars="0"/>
        <w:rPr>
          <w:b/>
          <w:bCs/>
        </w:rPr>
      </w:pPr>
    </w:p>
    <w:bookmarkEnd w:id="73"/>
    <w:p w14:paraId="0F3B2ACD">
      <w:pPr>
        <w:pStyle w:val="4"/>
      </w:pPr>
      <w:bookmarkStart w:id="75" w:name="_Toc218621528"/>
      <w:r>
        <w:rPr>
          <w:rFonts w:hint="eastAsia"/>
        </w:rPr>
        <w:t>统计分析服务</w:t>
      </w:r>
      <w:bookmarkEnd w:id="75"/>
    </w:p>
    <w:p w14:paraId="59DADD5A">
      <w:pPr>
        <w:pStyle w:val="5"/>
        <w:rPr>
          <w:color w:val="181717" w:themeColor="background2" w:themeShade="1A"/>
        </w:rPr>
      </w:pPr>
      <w:bookmarkStart w:id="76" w:name="_Toc218621529"/>
      <w:bookmarkStart w:id="77" w:name="_Toc20263136"/>
      <w:bookmarkStart w:id="78" w:name="_Toc511170793"/>
      <w:r>
        <w:rPr>
          <w:rFonts w:hint="eastAsia"/>
          <w:color w:val="181717" w:themeColor="background2" w:themeShade="1A"/>
        </w:rPr>
        <w:t>业务流程</w:t>
      </w:r>
      <w:bookmarkEnd w:id="76"/>
    </w:p>
    <w:p w14:paraId="01D21243">
      <w:pPr>
        <w:pStyle w:val="3"/>
        <w:keepNext/>
        <w:ind w:firstLine="480"/>
      </w:pPr>
      <w:r>
        <w:drawing>
          <wp:inline distT="0" distB="0" distL="0" distR="0">
            <wp:extent cx="5274310" cy="3065780"/>
            <wp:effectExtent l="0" t="0" r="2540" b="1270"/>
            <wp:docPr id="8423976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97655" name="图片 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636B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图表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图表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4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t>统计分析服务流程</w:t>
      </w:r>
    </w:p>
    <w:p w14:paraId="6118C16B">
      <w:pPr>
        <w:pStyle w:val="3"/>
        <w:ind w:firstLine="480"/>
      </w:pPr>
    </w:p>
    <w:p w14:paraId="4CD6C372">
      <w:pPr>
        <w:pStyle w:val="5"/>
        <w:rPr>
          <w:color w:val="181717" w:themeColor="background2" w:themeShade="1A"/>
        </w:rPr>
      </w:pPr>
      <w:bookmarkStart w:id="79" w:name="_Toc218621530"/>
      <w:r>
        <w:rPr>
          <w:rFonts w:hint="eastAsia"/>
          <w:color w:val="181717" w:themeColor="background2" w:themeShade="1A"/>
        </w:rPr>
        <w:t>功能描述</w:t>
      </w:r>
      <w:bookmarkEnd w:id="79"/>
    </w:p>
    <w:p w14:paraId="07008387">
      <w:pPr>
        <w:pStyle w:val="13"/>
        <w:keepNext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表格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表格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4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 w:cs="Arial"/>
          <w:b/>
          <w:bCs/>
          <w:color w:val="181717" w:themeColor="background2" w:themeShade="1A"/>
          <w:kern w:val="0"/>
          <w:sz w:val="24"/>
          <w:szCs w:val="24"/>
        </w:rPr>
        <w:t>统计分析服务</w:t>
      </w:r>
      <w:r>
        <w:rPr>
          <w:rFonts w:ascii="宋体" w:hAnsi="宋体" w:eastAsia="宋体"/>
          <w:b/>
          <w:bCs/>
          <w:sz w:val="24"/>
          <w:szCs w:val="24"/>
        </w:rPr>
        <w:t>功能需求描述</w:t>
      </w:r>
    </w:p>
    <w:tbl>
      <w:tblPr>
        <w:tblStyle w:val="30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49"/>
        <w:gridCol w:w="1264"/>
        <w:gridCol w:w="4039"/>
      </w:tblGrid>
      <w:tr w14:paraId="6B372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84" w:type="pct"/>
          </w:tcPr>
          <w:p w14:paraId="5D9EB873">
            <w:pPr>
              <w:widowControl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功能名称</w:t>
            </w:r>
          </w:p>
          <w:p w14:paraId="2D16F32A">
            <w:pPr>
              <w:widowControl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标识符</w:t>
            </w:r>
          </w:p>
        </w:tc>
        <w:tc>
          <w:tcPr>
            <w:tcW w:w="4316" w:type="pct"/>
            <w:gridSpan w:val="3"/>
          </w:tcPr>
          <w:p w14:paraId="647B59F6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　</w:t>
            </w:r>
            <w:bookmarkStart w:id="80" w:name="_Hlk218613873"/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统计分析服务</w:t>
            </w:r>
            <w:bookmarkEnd w:id="80"/>
          </w:p>
        </w:tc>
      </w:tr>
      <w:tr w14:paraId="67FDD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84" w:type="pct"/>
            <w:vMerge w:val="restart"/>
            <w:vAlign w:val="center"/>
          </w:tcPr>
          <w:p w14:paraId="3EA1C7F6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功</w:t>
            </w:r>
          </w:p>
          <w:p w14:paraId="5F810F18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能</w:t>
            </w:r>
          </w:p>
          <w:p w14:paraId="752CE6AE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描</w:t>
            </w:r>
          </w:p>
          <w:p w14:paraId="569A8EAE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述</w:t>
            </w:r>
          </w:p>
        </w:tc>
        <w:tc>
          <w:tcPr>
            <w:tcW w:w="1116" w:type="pct"/>
          </w:tcPr>
          <w:p w14:paraId="02609197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名称、标识符</w:t>
            </w:r>
          </w:p>
        </w:tc>
        <w:tc>
          <w:tcPr>
            <w:tcW w:w="763" w:type="pct"/>
          </w:tcPr>
          <w:p w14:paraId="4DBE024E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执行角色</w:t>
            </w:r>
          </w:p>
        </w:tc>
        <w:tc>
          <w:tcPr>
            <w:tcW w:w="2437" w:type="pct"/>
          </w:tcPr>
          <w:p w14:paraId="0D6B49E0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描述</w:t>
            </w:r>
          </w:p>
        </w:tc>
      </w:tr>
      <w:tr w14:paraId="46E34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0" w:type="auto"/>
            <w:vMerge w:val="continue"/>
          </w:tcPr>
          <w:p w14:paraId="0F4F3532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6CB88452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数据聚合与计算</w:t>
            </w:r>
          </w:p>
        </w:tc>
        <w:tc>
          <w:tcPr>
            <w:tcW w:w="763" w:type="pct"/>
          </w:tcPr>
          <w:p w14:paraId="7DB930BA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</w:t>
            </w:r>
          </w:p>
        </w:tc>
        <w:tc>
          <w:tcPr>
            <w:tcW w:w="2437" w:type="pct"/>
          </w:tcPr>
          <w:p w14:paraId="448F41FC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从 数据管理服务 中获取原始数据，计算如病害分布、趋势变化、模型准确率等核心业务指标。</w:t>
            </w:r>
          </w:p>
        </w:tc>
      </w:tr>
      <w:tr w14:paraId="59FC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</w:tcPr>
          <w:p w14:paraId="18602153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3AEB3F0D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可视化数据供给</w:t>
            </w:r>
          </w:p>
        </w:tc>
        <w:tc>
          <w:tcPr>
            <w:tcW w:w="763" w:type="pct"/>
          </w:tcPr>
          <w:p w14:paraId="6DDE9DA7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</w:t>
            </w:r>
          </w:p>
        </w:tc>
        <w:tc>
          <w:tcPr>
            <w:tcW w:w="2437" w:type="pct"/>
          </w:tcPr>
          <w:p w14:paraId="1052F7E5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将统计计算结果格式化为前端图表库（如ECharts）可直接使用的数据格式，用于生成热力图、趋势图等。</w:t>
            </w:r>
          </w:p>
        </w:tc>
      </w:tr>
      <w:tr w14:paraId="2225D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542328D2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63E1EBF6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预警分析</w:t>
            </w:r>
          </w:p>
        </w:tc>
        <w:tc>
          <w:tcPr>
            <w:tcW w:w="763" w:type="pct"/>
          </w:tcPr>
          <w:p w14:paraId="6D2616E1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</w:t>
            </w:r>
          </w:p>
        </w:tc>
        <w:tc>
          <w:tcPr>
            <w:tcW w:w="2437" w:type="pct"/>
          </w:tcPr>
          <w:p w14:paraId="69489FC2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将统计结果（如区域病害增长率）与预设阈值进行比对，判断是否达到预警条件，并生成预警事件。</w:t>
            </w:r>
          </w:p>
        </w:tc>
      </w:tr>
    </w:tbl>
    <w:p w14:paraId="61430F2F">
      <w:pPr>
        <w:pStyle w:val="4"/>
        <w:rPr>
          <w:rStyle w:val="32"/>
          <w:b/>
          <w:bCs/>
        </w:rPr>
      </w:pPr>
      <w:bookmarkStart w:id="81" w:name="_Toc218621531"/>
      <w:r>
        <w:rPr>
          <w:rStyle w:val="32"/>
          <w:b/>
          <w:bCs/>
        </w:rPr>
        <w:t>通知服务</w:t>
      </w:r>
      <w:bookmarkEnd w:id="81"/>
    </w:p>
    <w:p w14:paraId="137E2659">
      <w:pPr>
        <w:pStyle w:val="5"/>
        <w:rPr>
          <w:color w:val="181717" w:themeColor="background2" w:themeShade="1A"/>
        </w:rPr>
      </w:pPr>
      <w:bookmarkStart w:id="82" w:name="_Toc218621532"/>
      <w:r>
        <w:rPr>
          <w:rFonts w:hint="eastAsia"/>
          <w:color w:val="181717" w:themeColor="background2" w:themeShade="1A"/>
        </w:rPr>
        <w:t>业务流程</w:t>
      </w:r>
      <w:bookmarkEnd w:id="82"/>
    </w:p>
    <w:p w14:paraId="725073FA">
      <w:pPr>
        <w:pStyle w:val="3"/>
        <w:ind w:firstLine="480"/>
      </w:pPr>
    </w:p>
    <w:p w14:paraId="3FBF4F71">
      <w:pPr>
        <w:pStyle w:val="3"/>
        <w:keepNext/>
        <w:ind w:firstLine="720" w:firstLineChars="300"/>
      </w:pPr>
      <w:r>
        <w:drawing>
          <wp:inline distT="0" distB="0" distL="0" distR="0">
            <wp:extent cx="5274310" cy="2008505"/>
            <wp:effectExtent l="0" t="0" r="2540" b="0"/>
            <wp:docPr id="259405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05575" name="图片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FC67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图表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图表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t>通知服务流程</w:t>
      </w:r>
    </w:p>
    <w:p w14:paraId="1D4FD802">
      <w:pPr>
        <w:pStyle w:val="5"/>
        <w:rPr>
          <w:color w:val="181717" w:themeColor="background2" w:themeShade="1A"/>
        </w:rPr>
      </w:pPr>
      <w:bookmarkStart w:id="83" w:name="_Toc218621533"/>
      <w:r>
        <w:rPr>
          <w:rFonts w:hint="eastAsia"/>
          <w:color w:val="181717" w:themeColor="background2" w:themeShade="1A"/>
        </w:rPr>
        <w:t>功能描述</w:t>
      </w:r>
      <w:bookmarkEnd w:id="83"/>
    </w:p>
    <w:p w14:paraId="7563A7DE">
      <w:pPr>
        <w:pStyle w:val="3"/>
        <w:ind w:firstLine="482"/>
        <w:jc w:val="center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表格 </w:t>
      </w:r>
      <w:r>
        <w:rPr>
          <w:rFonts w:hint="eastAsia" w:ascii="宋体" w:hAnsi="宋体"/>
          <w:b/>
          <w:bCs/>
        </w:rPr>
        <w:fldChar w:fldCharType="begin"/>
      </w:r>
      <w:r>
        <w:rPr>
          <w:rFonts w:hint="eastAsia" w:ascii="宋体" w:hAnsi="宋体"/>
          <w:b/>
          <w:bCs/>
        </w:rPr>
        <w:instrText xml:space="preserve"> STYLEREF 1 \s </w:instrText>
      </w:r>
      <w:r>
        <w:rPr>
          <w:rFonts w:hint="eastAsia" w:ascii="宋体" w:hAnsi="宋体"/>
          <w:b/>
          <w:bCs/>
        </w:rPr>
        <w:fldChar w:fldCharType="separate"/>
      </w:r>
      <w:r>
        <w:rPr>
          <w:rFonts w:hint="eastAsia"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fldChar w:fldCharType="end"/>
      </w:r>
      <w:r>
        <w:rPr>
          <w:rFonts w:hint="eastAsia" w:ascii="宋体" w:hAnsi="宋体"/>
          <w:b/>
          <w:bCs/>
        </w:rPr>
        <w:noBreakHyphen/>
      </w:r>
      <w:r>
        <w:rPr>
          <w:rFonts w:hint="eastAsia" w:ascii="宋体" w:hAnsi="宋体"/>
          <w:b/>
          <w:bCs/>
        </w:rPr>
        <w:fldChar w:fldCharType="begin"/>
      </w:r>
      <w:r>
        <w:rPr>
          <w:rFonts w:hint="eastAsia" w:ascii="宋体" w:hAnsi="宋体"/>
          <w:b/>
          <w:bCs/>
        </w:rPr>
        <w:instrText xml:space="preserve"> SEQ 表格 \* ARABIC \s 1 </w:instrText>
      </w:r>
      <w:r>
        <w:rPr>
          <w:rFonts w:hint="eastAsia" w:ascii="宋体" w:hAnsi="宋体"/>
          <w:b/>
          <w:bCs/>
        </w:rPr>
        <w:fldChar w:fldCharType="separate"/>
      </w:r>
      <w:r>
        <w:rPr>
          <w:rFonts w:hint="eastAsia" w:ascii="宋体" w:hAnsi="宋体"/>
          <w:b/>
          <w:bCs/>
        </w:rPr>
        <w:t>5</w:t>
      </w:r>
      <w:r>
        <w:rPr>
          <w:rFonts w:hint="eastAsia" w:ascii="宋体" w:hAnsi="宋体"/>
          <w:b/>
          <w:bCs/>
        </w:rPr>
        <w:fldChar w:fldCharType="end"/>
      </w:r>
      <w:r>
        <w:rPr>
          <w:rFonts w:ascii="宋体" w:hAnsi="宋体"/>
          <w:b/>
          <w:bCs/>
        </w:rPr>
        <w:t>通知服务功能需求描述</w:t>
      </w:r>
    </w:p>
    <w:tbl>
      <w:tblPr>
        <w:tblStyle w:val="30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49"/>
        <w:gridCol w:w="1264"/>
        <w:gridCol w:w="4039"/>
      </w:tblGrid>
      <w:tr w14:paraId="69808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84" w:type="pct"/>
          </w:tcPr>
          <w:p w14:paraId="12BDFBA1">
            <w:pPr>
              <w:widowControl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功能名称</w:t>
            </w:r>
          </w:p>
          <w:p w14:paraId="1D6B05BD">
            <w:pPr>
              <w:widowControl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标识符</w:t>
            </w:r>
          </w:p>
        </w:tc>
        <w:tc>
          <w:tcPr>
            <w:tcW w:w="4316" w:type="pct"/>
            <w:gridSpan w:val="3"/>
          </w:tcPr>
          <w:p w14:paraId="2DC7EA9E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　</w:t>
            </w: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通知服务</w:t>
            </w:r>
          </w:p>
        </w:tc>
      </w:tr>
      <w:tr w14:paraId="724E1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84" w:type="pct"/>
            <w:vMerge w:val="restart"/>
            <w:vAlign w:val="center"/>
          </w:tcPr>
          <w:p w14:paraId="0331D9EE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功</w:t>
            </w:r>
          </w:p>
          <w:p w14:paraId="2A823C01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能</w:t>
            </w:r>
          </w:p>
          <w:p w14:paraId="6144C336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描</w:t>
            </w:r>
          </w:p>
          <w:p w14:paraId="2601DF16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述</w:t>
            </w:r>
          </w:p>
        </w:tc>
        <w:tc>
          <w:tcPr>
            <w:tcW w:w="1116" w:type="pct"/>
          </w:tcPr>
          <w:p w14:paraId="30D81B1F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名称、标识符</w:t>
            </w:r>
          </w:p>
        </w:tc>
        <w:tc>
          <w:tcPr>
            <w:tcW w:w="763" w:type="pct"/>
          </w:tcPr>
          <w:p w14:paraId="6D953CB7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执行角色</w:t>
            </w:r>
          </w:p>
        </w:tc>
        <w:tc>
          <w:tcPr>
            <w:tcW w:w="2437" w:type="pct"/>
          </w:tcPr>
          <w:p w14:paraId="11472B20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描述</w:t>
            </w:r>
          </w:p>
        </w:tc>
      </w:tr>
      <w:tr w14:paraId="327A0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0" w:type="auto"/>
            <w:vMerge w:val="continue"/>
          </w:tcPr>
          <w:p w14:paraId="396722CF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44AF2E40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事件驱动处理</w:t>
            </w:r>
          </w:p>
        </w:tc>
        <w:tc>
          <w:tcPr>
            <w:tcW w:w="763" w:type="pct"/>
          </w:tcPr>
          <w:p w14:paraId="0F8E18EE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</w:t>
            </w:r>
          </w:p>
        </w:tc>
        <w:tc>
          <w:tcPr>
            <w:tcW w:w="2437" w:type="pct"/>
          </w:tcPr>
          <w:p w14:paraId="595F2778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订阅系统内的关键业务事件，如“诊断完成”、“预警触发”、“新回复”，并自动触发通知流程。</w:t>
            </w:r>
          </w:p>
        </w:tc>
      </w:tr>
      <w:tr w14:paraId="4E96D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</w:tcPr>
          <w:p w14:paraId="0F1BC0BB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36BD78BC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多通道分发</w:t>
            </w:r>
          </w:p>
        </w:tc>
        <w:tc>
          <w:tcPr>
            <w:tcW w:w="763" w:type="pct"/>
          </w:tcPr>
          <w:p w14:paraId="1DCDA3FC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</w:t>
            </w:r>
          </w:p>
        </w:tc>
        <w:tc>
          <w:tcPr>
            <w:tcW w:w="2437" w:type="pct"/>
          </w:tcPr>
          <w:p w14:paraId="7518AC4C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将统计计算结果格式化为前端图表库（如ECharts）可直接使用的数据格式，用于生成热力图、趋势图等。</w:t>
            </w:r>
          </w:p>
        </w:tc>
      </w:tr>
      <w:tr w14:paraId="5182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0AD61A2E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52B6FCEC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状态持久化与查询</w:t>
            </w:r>
          </w:p>
        </w:tc>
        <w:tc>
          <w:tcPr>
            <w:tcW w:w="763" w:type="pct"/>
          </w:tcPr>
          <w:p w14:paraId="5111DC00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系统、用户</w:t>
            </w:r>
          </w:p>
        </w:tc>
        <w:tc>
          <w:tcPr>
            <w:tcW w:w="2437" w:type="pct"/>
          </w:tcPr>
          <w:p w14:paraId="3531C5EA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所有通知均通过 数据管理服务 保存，用户可在个人中心查看历史通知，并管理已读/未读状态。</w:t>
            </w:r>
          </w:p>
        </w:tc>
      </w:tr>
    </w:tbl>
    <w:p w14:paraId="0D938B82">
      <w:pPr>
        <w:pStyle w:val="4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kern w:val="0"/>
          <w:sz w:val="33"/>
          <w:szCs w:val="33"/>
        </w:rPr>
      </w:pPr>
      <w:bookmarkStart w:id="84" w:name="_Toc218621534"/>
      <w:r>
        <w:rPr>
          <w:rStyle w:val="32"/>
          <w:rFonts w:ascii="Segoe UI" w:hAnsi="Segoe UI" w:cs="Segoe UI"/>
          <w:b/>
          <w:bCs/>
          <w:color w:val="0F1115"/>
          <w:sz w:val="33"/>
          <w:szCs w:val="33"/>
        </w:rPr>
        <w:t>数据管理服务</w:t>
      </w:r>
      <w:bookmarkEnd w:id="84"/>
    </w:p>
    <w:p w14:paraId="73229A5A">
      <w:pPr>
        <w:pStyle w:val="5"/>
        <w:rPr>
          <w:color w:val="181717" w:themeColor="background2" w:themeShade="1A"/>
        </w:rPr>
      </w:pPr>
      <w:bookmarkStart w:id="85" w:name="_Toc218621535"/>
      <w:r>
        <w:rPr>
          <w:rFonts w:hint="eastAsia"/>
          <w:color w:val="181717" w:themeColor="background2" w:themeShade="1A"/>
        </w:rPr>
        <w:t>业务流程</w:t>
      </w:r>
      <w:bookmarkEnd w:id="85"/>
    </w:p>
    <w:p w14:paraId="0D3FD8E5">
      <w:pPr>
        <w:pStyle w:val="3"/>
        <w:keepNext/>
        <w:ind w:firstLine="480"/>
      </w:pPr>
      <w:r>
        <w:drawing>
          <wp:inline distT="0" distB="0" distL="0" distR="0">
            <wp:extent cx="5274310" cy="1599565"/>
            <wp:effectExtent l="0" t="0" r="2540" b="635"/>
            <wp:docPr id="8765438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43880" name="图片 5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98D1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图表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图表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6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t>数据管理服务流程</w:t>
      </w:r>
    </w:p>
    <w:p w14:paraId="39EB011D">
      <w:pPr>
        <w:pStyle w:val="5"/>
        <w:rPr>
          <w:color w:val="181717" w:themeColor="background2" w:themeShade="1A"/>
        </w:rPr>
      </w:pPr>
      <w:bookmarkStart w:id="86" w:name="_Toc218621536"/>
      <w:r>
        <w:rPr>
          <w:rFonts w:hint="eastAsia"/>
          <w:color w:val="181717" w:themeColor="background2" w:themeShade="1A"/>
        </w:rPr>
        <w:t>功能描述</w:t>
      </w:r>
      <w:bookmarkEnd w:id="86"/>
    </w:p>
    <w:p w14:paraId="16A9C5B5">
      <w:pPr>
        <w:pStyle w:val="3"/>
        <w:ind w:firstLine="482"/>
        <w:jc w:val="center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表格 </w:t>
      </w:r>
      <w:r>
        <w:rPr>
          <w:rFonts w:hint="eastAsia" w:ascii="宋体" w:hAnsi="宋体"/>
          <w:b/>
          <w:bCs/>
        </w:rPr>
        <w:fldChar w:fldCharType="begin"/>
      </w:r>
      <w:r>
        <w:rPr>
          <w:rFonts w:hint="eastAsia" w:ascii="宋体" w:hAnsi="宋体"/>
          <w:b/>
          <w:bCs/>
        </w:rPr>
        <w:instrText xml:space="preserve"> STYLEREF 1 \s </w:instrText>
      </w:r>
      <w:r>
        <w:rPr>
          <w:rFonts w:hint="eastAsia" w:ascii="宋体" w:hAnsi="宋体"/>
          <w:b/>
          <w:bCs/>
        </w:rPr>
        <w:fldChar w:fldCharType="separate"/>
      </w:r>
      <w:r>
        <w:rPr>
          <w:rFonts w:hint="eastAsia"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fldChar w:fldCharType="end"/>
      </w:r>
      <w:r>
        <w:rPr>
          <w:rFonts w:hint="eastAsia" w:ascii="宋体" w:hAnsi="宋体"/>
          <w:b/>
          <w:bCs/>
        </w:rPr>
        <w:noBreakHyphen/>
      </w:r>
      <w:r>
        <w:rPr>
          <w:rFonts w:hint="eastAsia" w:ascii="宋体" w:hAnsi="宋体"/>
          <w:b/>
          <w:bCs/>
        </w:rPr>
        <w:fldChar w:fldCharType="begin"/>
      </w:r>
      <w:r>
        <w:rPr>
          <w:rFonts w:hint="eastAsia" w:ascii="宋体" w:hAnsi="宋体"/>
          <w:b/>
          <w:bCs/>
        </w:rPr>
        <w:instrText xml:space="preserve"> SEQ 表格 \* ARABIC \s 1 </w:instrText>
      </w:r>
      <w:r>
        <w:rPr>
          <w:rFonts w:hint="eastAsia" w:ascii="宋体" w:hAnsi="宋体"/>
          <w:b/>
          <w:bCs/>
        </w:rPr>
        <w:fldChar w:fldCharType="separate"/>
      </w:r>
      <w:r>
        <w:rPr>
          <w:rFonts w:hint="eastAsia" w:ascii="宋体" w:hAnsi="宋体"/>
          <w:b/>
          <w:bCs/>
        </w:rPr>
        <w:t>6</w:t>
      </w:r>
      <w:r>
        <w:rPr>
          <w:rFonts w:hint="eastAsia" w:ascii="宋体" w:hAnsi="宋体"/>
          <w:b/>
          <w:bCs/>
        </w:rPr>
        <w:fldChar w:fldCharType="end"/>
      </w:r>
      <w:r>
        <w:rPr>
          <w:rFonts w:hint="eastAsia" w:ascii="宋体" w:hAnsi="宋体" w:cs="Arial"/>
          <w:b/>
          <w:bCs/>
          <w:color w:val="181717" w:themeColor="background2" w:themeShade="1A"/>
          <w:kern w:val="0"/>
        </w:rPr>
        <w:t>数据管理服务</w:t>
      </w:r>
      <w:r>
        <w:rPr>
          <w:rFonts w:ascii="宋体" w:hAnsi="宋体"/>
          <w:b/>
          <w:bCs/>
        </w:rPr>
        <w:t>功能需求描述</w:t>
      </w:r>
    </w:p>
    <w:tbl>
      <w:tblPr>
        <w:tblStyle w:val="30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49"/>
        <w:gridCol w:w="1264"/>
        <w:gridCol w:w="4039"/>
      </w:tblGrid>
      <w:tr w14:paraId="1A29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84" w:type="pct"/>
          </w:tcPr>
          <w:p w14:paraId="30CBF62D">
            <w:pPr>
              <w:widowControl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功能名称</w:t>
            </w:r>
          </w:p>
          <w:p w14:paraId="1BAFDDD6">
            <w:pPr>
              <w:widowControl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标识符</w:t>
            </w:r>
          </w:p>
        </w:tc>
        <w:tc>
          <w:tcPr>
            <w:tcW w:w="4316" w:type="pct"/>
            <w:gridSpan w:val="3"/>
          </w:tcPr>
          <w:p w14:paraId="44DE2B24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　数据管理服务</w:t>
            </w:r>
          </w:p>
        </w:tc>
      </w:tr>
      <w:tr w14:paraId="7D6FA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84" w:type="pct"/>
            <w:vMerge w:val="restart"/>
            <w:vAlign w:val="center"/>
          </w:tcPr>
          <w:p w14:paraId="52A0B8A3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功</w:t>
            </w:r>
          </w:p>
          <w:p w14:paraId="7AD830F5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能</w:t>
            </w:r>
          </w:p>
          <w:p w14:paraId="52DB2ED9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描</w:t>
            </w:r>
          </w:p>
          <w:p w14:paraId="3DA120CF"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述</w:t>
            </w:r>
          </w:p>
        </w:tc>
        <w:tc>
          <w:tcPr>
            <w:tcW w:w="1116" w:type="pct"/>
          </w:tcPr>
          <w:p w14:paraId="69748734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名称、标识符</w:t>
            </w:r>
          </w:p>
        </w:tc>
        <w:tc>
          <w:tcPr>
            <w:tcW w:w="763" w:type="pct"/>
          </w:tcPr>
          <w:p w14:paraId="3673C636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执行角色</w:t>
            </w:r>
          </w:p>
        </w:tc>
        <w:tc>
          <w:tcPr>
            <w:tcW w:w="2437" w:type="pct"/>
          </w:tcPr>
          <w:p w14:paraId="1287C3D0">
            <w:pPr>
              <w:jc w:val="center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描述</w:t>
            </w:r>
          </w:p>
        </w:tc>
      </w:tr>
      <w:tr w14:paraId="4B86F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0" w:type="auto"/>
            <w:vMerge w:val="continue"/>
          </w:tcPr>
          <w:p w14:paraId="4048BF15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41D76611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关系数据存取</w:t>
            </w:r>
          </w:p>
        </w:tc>
        <w:tc>
          <w:tcPr>
            <w:tcW w:w="763" w:type="pct"/>
          </w:tcPr>
          <w:p w14:paraId="7F73610E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</w:t>
            </w:r>
          </w:p>
        </w:tc>
        <w:tc>
          <w:tcPr>
            <w:tcW w:w="2437" w:type="pct"/>
          </w:tcPr>
          <w:p w14:paraId="085F4FD9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基于MySQL/SQLite数据库，提供对用户信息、病例记录、诊断结果、知识条目、通知记录等所有结构化数据的CRUD操作接口。</w:t>
            </w:r>
          </w:p>
        </w:tc>
      </w:tr>
      <w:tr w14:paraId="2F1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</w:tcPr>
          <w:p w14:paraId="12F53C41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6515337F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非结构化文件管理</w:t>
            </w:r>
          </w:p>
        </w:tc>
        <w:tc>
          <w:tcPr>
            <w:tcW w:w="763" w:type="pct"/>
          </w:tcPr>
          <w:p w14:paraId="79657D94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</w:t>
            </w:r>
          </w:p>
        </w:tc>
        <w:tc>
          <w:tcPr>
            <w:tcW w:w="2437" w:type="pct"/>
          </w:tcPr>
          <w:p w14:paraId="458F8CED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管理用户上传的图片文件，负责文件的存储、命名、访问路径生成、备份及清理。</w:t>
            </w:r>
          </w:p>
        </w:tc>
      </w:tr>
      <w:tr w14:paraId="0BE3F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3836A01D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22A95D2A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向量索引服务</w:t>
            </w:r>
          </w:p>
        </w:tc>
        <w:tc>
          <w:tcPr>
            <w:tcW w:w="763" w:type="pct"/>
          </w:tcPr>
          <w:p w14:paraId="5667EBEC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</w:t>
            </w:r>
          </w:p>
        </w:tc>
        <w:tc>
          <w:tcPr>
            <w:tcW w:w="2437" w:type="pct"/>
          </w:tcPr>
          <w:p w14:paraId="6BD2AA81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维护FAISS/milvus-lite向量索引库，为知识库文本和病例图像特征向量提供高效的嵌入、检索和相似度计算能力。</w:t>
            </w:r>
          </w:p>
        </w:tc>
      </w:tr>
      <w:tr w14:paraId="2B53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1E3A2E">
            <w:pPr>
              <w:widowControl/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</w:p>
        </w:tc>
        <w:tc>
          <w:tcPr>
            <w:tcW w:w="1116" w:type="pct"/>
          </w:tcPr>
          <w:p w14:paraId="4AAAE18F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数据一致性与备份</w:t>
            </w:r>
          </w:p>
        </w:tc>
        <w:tc>
          <w:tcPr>
            <w:tcW w:w="763" w:type="pct"/>
          </w:tcPr>
          <w:p w14:paraId="189C058A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系统（管理员）</w:t>
            </w:r>
          </w:p>
        </w:tc>
        <w:tc>
          <w:tcPr>
            <w:tcW w:w="2437" w:type="pct"/>
          </w:tcPr>
          <w:p w14:paraId="348D49C3">
            <w:pPr>
              <w:jc w:val="left"/>
              <w:rPr>
                <w:rFonts w:hint="eastAsia"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181717" w:themeColor="background2" w:themeShade="1A"/>
                <w:kern w:val="0"/>
                <w:sz w:val="18"/>
                <w:szCs w:val="18"/>
              </w:rPr>
              <w:t>确保跨存储（数据库、文件、向量库）的数据关联一致性，并提供基础的数据备份与恢复机制。</w:t>
            </w:r>
          </w:p>
        </w:tc>
      </w:tr>
    </w:tbl>
    <w:p w14:paraId="44ED3466">
      <w:pPr>
        <w:pStyle w:val="3"/>
        <w:ind w:firstLine="480"/>
      </w:pPr>
    </w:p>
    <w:p w14:paraId="39078D7D">
      <w:pPr>
        <w:pStyle w:val="2"/>
        <w:spacing w:before="312"/>
      </w:pPr>
      <w:bookmarkStart w:id="87" w:name="_Toc218621537"/>
      <w:r>
        <w:t>数据描述</w:t>
      </w:r>
      <w:bookmarkEnd w:id="77"/>
      <w:bookmarkEnd w:id="78"/>
      <w:bookmarkEnd w:id="87"/>
    </w:p>
    <w:p w14:paraId="71CBC508">
      <w:pPr>
        <w:pStyle w:val="4"/>
      </w:pPr>
      <w:bookmarkStart w:id="88" w:name="_Toc511170794"/>
      <w:bookmarkStart w:id="89" w:name="_Toc20263137"/>
      <w:bookmarkStart w:id="90" w:name="_Toc218621538"/>
      <w:r>
        <w:rPr>
          <w:rFonts w:hint="eastAsia"/>
        </w:rPr>
        <w:t>数据流程图</w:t>
      </w:r>
      <w:bookmarkEnd w:id="88"/>
      <w:bookmarkEnd w:id="89"/>
      <w:bookmarkEnd w:id="90"/>
    </w:p>
    <w:p w14:paraId="67C7090A">
      <w:pPr>
        <w:pStyle w:val="5"/>
        <w:rPr>
          <w:color w:val="181717" w:themeColor="background2" w:themeShade="1A"/>
        </w:rPr>
      </w:pPr>
      <w:bookmarkStart w:id="91" w:name="_Toc218621539"/>
      <w:r>
        <w:rPr>
          <w:color w:val="181717" w:themeColor="background2" w:themeShade="1A"/>
        </w:rPr>
        <w:t>顶层数据流程图</w:t>
      </w:r>
      <w:bookmarkEnd w:id="91"/>
    </w:p>
    <w:p w14:paraId="338E53C9">
      <w:pPr>
        <w:pStyle w:val="3"/>
        <w:keepNext/>
        <w:ind w:firstLine="480"/>
      </w:pPr>
      <w:r>
        <w:rPr>
          <w:rFonts w:hint="eastAsia"/>
        </w:rPr>
        <w:drawing>
          <wp:inline distT="0" distB="0" distL="0" distR="0">
            <wp:extent cx="5972810" cy="2540000"/>
            <wp:effectExtent l="0" t="0" r="8890" b="0"/>
            <wp:docPr id="385396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96422" name="图片 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490" cy="25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2831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图表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4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图表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1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tab/>
      </w:r>
      <w:r>
        <w:rPr>
          <w:rFonts w:hint="eastAsia" w:ascii="宋体" w:hAnsi="宋体" w:eastAsia="宋体"/>
          <w:b/>
          <w:bCs/>
          <w:sz w:val="24"/>
          <w:szCs w:val="24"/>
        </w:rPr>
        <w:t>顶层数据流程图</w:t>
      </w:r>
    </w:p>
    <w:p w14:paraId="7C42CF1E">
      <w:pPr>
        <w:pStyle w:val="3"/>
        <w:ind w:firstLine="480"/>
      </w:pPr>
    </w:p>
    <w:p w14:paraId="626F10CD">
      <w:pPr>
        <w:pStyle w:val="5"/>
        <w:rPr>
          <w:color w:val="181717" w:themeColor="background2" w:themeShade="1A"/>
        </w:rPr>
      </w:pPr>
      <w:bookmarkStart w:id="92" w:name="_Toc218621540"/>
      <w:r>
        <w:rPr>
          <w:rFonts w:hint="eastAsia"/>
          <w:color w:val="181717" w:themeColor="background2" w:themeShade="1A"/>
        </w:rPr>
        <w:t>核心业务流程数据流</w:t>
      </w:r>
      <w:bookmarkEnd w:id="92"/>
    </w:p>
    <w:p w14:paraId="66ABA894">
      <w:pPr>
        <w:pStyle w:val="3"/>
        <w:numPr>
          <w:ilvl w:val="0"/>
          <w:numId w:val="8"/>
        </w:numPr>
        <w:ind w:firstLineChars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图像识别业务数据流图</w:t>
      </w:r>
    </w:p>
    <w:p w14:paraId="57246B45">
      <w:pPr>
        <w:pStyle w:val="3"/>
        <w:ind w:firstLine="482"/>
        <w:rPr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3970020" cy="3166110"/>
            <wp:effectExtent l="0" t="0" r="0" b="0"/>
            <wp:docPr id="7137681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8136" name="图片 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614" cy="318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117F">
      <w:pPr>
        <w:pStyle w:val="3"/>
        <w:ind w:firstLine="480"/>
      </w:pPr>
    </w:p>
    <w:p w14:paraId="3152AED5">
      <w:pPr>
        <w:pStyle w:val="3"/>
        <w:numPr>
          <w:ilvl w:val="0"/>
          <w:numId w:val="8"/>
        </w:numPr>
        <w:ind w:firstLineChars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智能咨询业务数据流图</w:t>
      </w:r>
    </w:p>
    <w:p w14:paraId="6C637C54">
      <w:pPr>
        <w:pStyle w:val="3"/>
        <w:ind w:firstLine="482"/>
        <w:rPr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4138930" cy="4093845"/>
            <wp:effectExtent l="0" t="0" r="0" b="1905"/>
            <wp:docPr id="12664348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34829" name="图片 3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527" cy="411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C4E2">
      <w:pPr>
        <w:pStyle w:val="3"/>
        <w:ind w:firstLine="482"/>
        <w:rPr>
          <w:b/>
          <w:bCs/>
        </w:rPr>
      </w:pPr>
    </w:p>
    <w:p w14:paraId="78B52989">
      <w:pPr>
        <w:pStyle w:val="3"/>
        <w:numPr>
          <w:ilvl w:val="0"/>
          <w:numId w:val="8"/>
        </w:numPr>
        <w:ind w:firstLineChars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统计分析业务数据流图</w:t>
      </w:r>
    </w:p>
    <w:p w14:paraId="0696BD97">
      <w:pPr>
        <w:pStyle w:val="3"/>
        <w:ind w:firstLine="482"/>
        <w:rPr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4554220" cy="3375660"/>
            <wp:effectExtent l="0" t="0" r="0" b="0"/>
            <wp:docPr id="605464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6414" name="图片 4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231" cy="339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39DB">
      <w:pPr>
        <w:pStyle w:val="3"/>
        <w:numPr>
          <w:ilvl w:val="0"/>
          <w:numId w:val="8"/>
        </w:numPr>
        <w:ind w:firstLineChars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通知业务数据流图</w:t>
      </w:r>
    </w:p>
    <w:p w14:paraId="57D8FC2F">
      <w:pPr>
        <w:pStyle w:val="3"/>
        <w:ind w:firstLine="482"/>
        <w:rPr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2057400" cy="4508500"/>
            <wp:effectExtent l="0" t="0" r="0" b="6350"/>
            <wp:docPr id="12295818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81848" name="图片 5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883" cy="457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DCA6">
      <w:pPr>
        <w:pStyle w:val="4"/>
      </w:pPr>
      <w:bookmarkStart w:id="93" w:name="_Toc218621541"/>
      <w:bookmarkStart w:id="94" w:name="_Toc511170795"/>
      <w:bookmarkStart w:id="95" w:name="_Toc20263138"/>
      <w:r>
        <w:rPr>
          <w:rFonts w:hint="eastAsia"/>
        </w:rPr>
        <w:t>数据字典</w:t>
      </w:r>
      <w:bookmarkEnd w:id="93"/>
      <w:bookmarkEnd w:id="94"/>
      <w:bookmarkEnd w:id="95"/>
    </w:p>
    <w:p w14:paraId="2850A1EB">
      <w:pPr>
        <w:pStyle w:val="5"/>
      </w:pPr>
      <w:bookmarkStart w:id="96" w:name="_Toc218621542"/>
      <w:r>
        <w:t>核心数据表结构</w:t>
      </w:r>
      <w:bookmarkEnd w:id="96"/>
    </w:p>
    <w:p w14:paraId="266EA7A9">
      <w:pPr>
        <w:widowControl/>
        <w:shd w:val="clear" w:color="auto" w:fill="FFFFFF"/>
        <w:spacing w:before="240" w:after="240"/>
        <w:jc w:val="center"/>
        <w:rPr>
          <w:rFonts w:hint="eastAsia" w:ascii="宋体" w:hAnsi="宋体" w:cs="Segoe UI"/>
          <w:color w:val="0F1115"/>
          <w:kern w:val="0"/>
          <w:sz w:val="24"/>
        </w:rPr>
      </w:pPr>
      <w:r>
        <w:rPr>
          <w:rFonts w:ascii="宋体" w:hAnsi="宋体" w:cs="Segoe UI"/>
          <w:b/>
          <w:bCs/>
          <w:color w:val="0F1115"/>
          <w:kern w:val="0"/>
          <w:sz w:val="24"/>
        </w:rPr>
        <w:t>表</w:t>
      </w:r>
      <w:r>
        <w:rPr>
          <w:rFonts w:hint="eastAsia" w:ascii="宋体" w:hAnsi="宋体" w:cs="Segoe UI"/>
          <w:b/>
          <w:bCs/>
          <w:color w:val="0F1115"/>
          <w:kern w:val="0"/>
          <w:sz w:val="24"/>
        </w:rPr>
        <w:t>4</w:t>
      </w:r>
      <w:r>
        <w:rPr>
          <w:rFonts w:ascii="宋体" w:hAnsi="宋体" w:cs="Segoe UI"/>
          <w:b/>
          <w:bCs/>
          <w:color w:val="0F1115"/>
          <w:kern w:val="0"/>
          <w:sz w:val="24"/>
        </w:rPr>
        <w:t>-</w:t>
      </w:r>
      <w:r>
        <w:rPr>
          <w:rFonts w:hint="eastAsia" w:ascii="宋体" w:hAnsi="宋体" w:cs="Segoe UI"/>
          <w:b/>
          <w:bCs/>
          <w:color w:val="0F1115"/>
          <w:kern w:val="0"/>
          <w:sz w:val="24"/>
        </w:rPr>
        <w:t>2</w:t>
      </w:r>
      <w:r>
        <w:rPr>
          <w:rFonts w:ascii="宋体" w:hAnsi="宋体" w:cs="Segoe UI"/>
          <w:b/>
          <w:bCs/>
          <w:color w:val="0F1115"/>
          <w:kern w:val="0"/>
          <w:sz w:val="24"/>
        </w:rPr>
        <w:t xml:space="preserve"> 用户表 (user)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275"/>
        <w:gridCol w:w="3929"/>
        <w:gridCol w:w="776"/>
      </w:tblGrid>
      <w:tr w14:paraId="12A75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22B8E9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字段名</w:t>
            </w:r>
          </w:p>
        </w:tc>
        <w:tc>
          <w:tcPr>
            <w:tcW w:w="0" w:type="auto"/>
          </w:tcPr>
          <w:p w14:paraId="151CBD88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0" w:type="auto"/>
          </w:tcPr>
          <w:p w14:paraId="0A9FB9B1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约束</w:t>
            </w:r>
          </w:p>
        </w:tc>
        <w:tc>
          <w:tcPr>
            <w:tcW w:w="0" w:type="auto"/>
          </w:tcPr>
          <w:p w14:paraId="2CA36004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描述</w:t>
            </w:r>
          </w:p>
        </w:tc>
      </w:tr>
      <w:tr w14:paraId="3C3B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38F5A9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user_id</w:t>
            </w:r>
          </w:p>
        </w:tc>
        <w:tc>
          <w:tcPr>
            <w:tcW w:w="0" w:type="auto"/>
          </w:tcPr>
          <w:p w14:paraId="7C35258A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</w:tcPr>
          <w:p w14:paraId="1DEE1479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PRIMARY KEY AUTO_INCREMENT</w:t>
            </w:r>
          </w:p>
        </w:tc>
        <w:tc>
          <w:tcPr>
            <w:tcW w:w="0" w:type="auto"/>
          </w:tcPr>
          <w:p w14:paraId="51942AD1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用户唯一标识</w:t>
            </w:r>
          </w:p>
        </w:tc>
      </w:tr>
      <w:tr w14:paraId="2D6C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846EA9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username</w:t>
            </w:r>
          </w:p>
        </w:tc>
        <w:tc>
          <w:tcPr>
            <w:tcW w:w="0" w:type="auto"/>
          </w:tcPr>
          <w:p w14:paraId="499621CF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VARCHAR(50)</w:t>
            </w:r>
          </w:p>
        </w:tc>
        <w:tc>
          <w:tcPr>
            <w:tcW w:w="0" w:type="auto"/>
          </w:tcPr>
          <w:p w14:paraId="1F9BE8EE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NOT NULL UNIQUE</w:t>
            </w:r>
          </w:p>
        </w:tc>
        <w:tc>
          <w:tcPr>
            <w:tcW w:w="0" w:type="auto"/>
          </w:tcPr>
          <w:p w14:paraId="3B43A710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用户名</w:t>
            </w:r>
          </w:p>
        </w:tc>
      </w:tr>
      <w:tr w14:paraId="18287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A43AAC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password_hash</w:t>
            </w:r>
          </w:p>
        </w:tc>
        <w:tc>
          <w:tcPr>
            <w:tcW w:w="0" w:type="auto"/>
          </w:tcPr>
          <w:p w14:paraId="0E6BAC55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0" w:type="auto"/>
          </w:tcPr>
          <w:p w14:paraId="53BEF62B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FF6BFCA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密码哈希值</w:t>
            </w:r>
          </w:p>
        </w:tc>
      </w:tr>
      <w:tr w14:paraId="4D12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9CFBF0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email</w:t>
            </w:r>
          </w:p>
        </w:tc>
        <w:tc>
          <w:tcPr>
            <w:tcW w:w="0" w:type="auto"/>
          </w:tcPr>
          <w:p w14:paraId="757A1754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VARCHAR(100)</w:t>
            </w:r>
          </w:p>
        </w:tc>
        <w:tc>
          <w:tcPr>
            <w:tcW w:w="0" w:type="auto"/>
          </w:tcPr>
          <w:p w14:paraId="67DDD5FE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NOT NULL UNIQUE</w:t>
            </w:r>
          </w:p>
        </w:tc>
        <w:tc>
          <w:tcPr>
            <w:tcW w:w="0" w:type="auto"/>
          </w:tcPr>
          <w:p w14:paraId="44676171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电子邮箱</w:t>
            </w:r>
          </w:p>
        </w:tc>
      </w:tr>
      <w:tr w14:paraId="2F2C7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FD3310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phone</w:t>
            </w:r>
          </w:p>
        </w:tc>
        <w:tc>
          <w:tcPr>
            <w:tcW w:w="0" w:type="auto"/>
          </w:tcPr>
          <w:p w14:paraId="7A9CB796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VARCHAR(20)</w:t>
            </w:r>
          </w:p>
        </w:tc>
        <w:tc>
          <w:tcPr>
            <w:tcW w:w="0" w:type="auto"/>
          </w:tcPr>
          <w:p w14:paraId="693C0055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DE5AD0C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手机号码</w:t>
            </w:r>
          </w:p>
        </w:tc>
      </w:tr>
      <w:tr w14:paraId="7573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9CFEC2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role</w:t>
            </w:r>
          </w:p>
        </w:tc>
        <w:tc>
          <w:tcPr>
            <w:tcW w:w="0" w:type="auto"/>
          </w:tcPr>
          <w:p w14:paraId="19E6499F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ENUM('farmer', 'gardener', 'technician', 'admin')</w:t>
            </w:r>
          </w:p>
        </w:tc>
        <w:tc>
          <w:tcPr>
            <w:tcW w:w="0" w:type="auto"/>
          </w:tcPr>
          <w:p w14:paraId="32A316E1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NOT NULL DEFAULT 'farmer'</w:t>
            </w:r>
          </w:p>
        </w:tc>
        <w:tc>
          <w:tcPr>
            <w:tcW w:w="0" w:type="auto"/>
          </w:tcPr>
          <w:p w14:paraId="35B17F78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用户角色</w:t>
            </w:r>
          </w:p>
        </w:tc>
      </w:tr>
      <w:tr w14:paraId="4D27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879D95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real_name</w:t>
            </w:r>
          </w:p>
        </w:tc>
        <w:tc>
          <w:tcPr>
            <w:tcW w:w="0" w:type="auto"/>
          </w:tcPr>
          <w:p w14:paraId="1CB54E0C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VARCHAR(50)</w:t>
            </w:r>
          </w:p>
        </w:tc>
        <w:tc>
          <w:tcPr>
            <w:tcW w:w="0" w:type="auto"/>
          </w:tcPr>
          <w:p w14:paraId="727FF201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17413CA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真实姓名</w:t>
            </w:r>
          </w:p>
        </w:tc>
      </w:tr>
      <w:tr w14:paraId="323C4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3924C4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avatar_url</w:t>
            </w:r>
          </w:p>
        </w:tc>
        <w:tc>
          <w:tcPr>
            <w:tcW w:w="0" w:type="auto"/>
          </w:tcPr>
          <w:p w14:paraId="584422EE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0" w:type="auto"/>
          </w:tcPr>
          <w:p w14:paraId="48FCF959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BF6B2F6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头像URL</w:t>
            </w:r>
          </w:p>
        </w:tc>
      </w:tr>
      <w:tr w14:paraId="33E5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DDD44D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province</w:t>
            </w:r>
          </w:p>
        </w:tc>
        <w:tc>
          <w:tcPr>
            <w:tcW w:w="0" w:type="auto"/>
          </w:tcPr>
          <w:p w14:paraId="75267AC4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VARCHAR(50)</w:t>
            </w:r>
          </w:p>
        </w:tc>
        <w:tc>
          <w:tcPr>
            <w:tcW w:w="0" w:type="auto"/>
          </w:tcPr>
          <w:p w14:paraId="6040A783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B67459A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所在省份</w:t>
            </w:r>
          </w:p>
        </w:tc>
      </w:tr>
      <w:tr w14:paraId="59004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AF01C3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city</w:t>
            </w:r>
          </w:p>
        </w:tc>
        <w:tc>
          <w:tcPr>
            <w:tcW w:w="0" w:type="auto"/>
          </w:tcPr>
          <w:p w14:paraId="75E34019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VARCHAR(50)</w:t>
            </w:r>
          </w:p>
        </w:tc>
        <w:tc>
          <w:tcPr>
            <w:tcW w:w="0" w:type="auto"/>
          </w:tcPr>
          <w:p w14:paraId="2A1EEA02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F0409FE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所在城市</w:t>
            </w:r>
          </w:p>
        </w:tc>
      </w:tr>
      <w:tr w14:paraId="5442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01B07A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county</w:t>
            </w:r>
          </w:p>
        </w:tc>
        <w:tc>
          <w:tcPr>
            <w:tcW w:w="0" w:type="auto"/>
          </w:tcPr>
          <w:p w14:paraId="0ADC3B73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VARCHAR(50)</w:t>
            </w:r>
          </w:p>
        </w:tc>
        <w:tc>
          <w:tcPr>
            <w:tcW w:w="0" w:type="auto"/>
          </w:tcPr>
          <w:p w14:paraId="3DE15975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931BD91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所在区县</w:t>
            </w:r>
          </w:p>
        </w:tc>
      </w:tr>
      <w:tr w14:paraId="3F17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B5CDE6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created_at</w:t>
            </w:r>
          </w:p>
        </w:tc>
        <w:tc>
          <w:tcPr>
            <w:tcW w:w="0" w:type="auto"/>
          </w:tcPr>
          <w:p w14:paraId="2AA89126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FD5392C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NOT NULL DEFAULT CURRENT_TIMESTAMP</w:t>
            </w:r>
          </w:p>
        </w:tc>
        <w:tc>
          <w:tcPr>
            <w:tcW w:w="0" w:type="auto"/>
          </w:tcPr>
          <w:p w14:paraId="51FF02B5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创建时间</w:t>
            </w:r>
          </w:p>
        </w:tc>
      </w:tr>
      <w:tr w14:paraId="0FD95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AD703F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updated_at</w:t>
            </w:r>
          </w:p>
        </w:tc>
        <w:tc>
          <w:tcPr>
            <w:tcW w:w="0" w:type="auto"/>
          </w:tcPr>
          <w:p w14:paraId="74B7D3FC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B4C661A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NOT NULL DEFAULT CURRENT_TIMESTAMP ON UPDATE CURRENT_TIMESTAMP</w:t>
            </w:r>
          </w:p>
        </w:tc>
        <w:tc>
          <w:tcPr>
            <w:tcW w:w="0" w:type="auto"/>
          </w:tcPr>
          <w:p w14:paraId="4CF5E184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更新时间</w:t>
            </w:r>
          </w:p>
        </w:tc>
      </w:tr>
      <w:tr w14:paraId="0971E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1C4EAC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last_login</w:t>
            </w:r>
          </w:p>
        </w:tc>
        <w:tc>
          <w:tcPr>
            <w:tcW w:w="0" w:type="auto"/>
          </w:tcPr>
          <w:p w14:paraId="7902DCC5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DDC6BEC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C252E67">
            <w:pPr>
              <w:widowControl/>
              <w:spacing w:line="375" w:lineRule="atLeast"/>
              <w:jc w:val="left"/>
              <w:rPr>
                <w:rFonts w:hint="eastAsia" w:ascii="宋体" w:hAnsi="宋体" w:cs="Segoe UI"/>
                <w:kern w:val="0"/>
                <w:sz w:val="18"/>
                <w:szCs w:val="18"/>
              </w:rPr>
            </w:pPr>
            <w:r>
              <w:rPr>
                <w:rFonts w:ascii="宋体" w:hAnsi="宋体" w:cs="Segoe UI"/>
                <w:kern w:val="0"/>
                <w:sz w:val="18"/>
                <w:szCs w:val="18"/>
              </w:rPr>
              <w:t>最后登录时间</w:t>
            </w:r>
          </w:p>
        </w:tc>
      </w:tr>
      <w:tr w14:paraId="769C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C53664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12C48ED8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ENUM('active', 'inactive', 'banned')</w:t>
            </w:r>
          </w:p>
        </w:tc>
        <w:tc>
          <w:tcPr>
            <w:tcW w:w="0" w:type="auto"/>
          </w:tcPr>
          <w:p w14:paraId="19A8B955">
            <w:pPr>
              <w:widowControl/>
              <w:spacing w:line="375" w:lineRule="atLeast"/>
              <w:jc w:val="left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NOT NULL DEFAULT 'active'</w:t>
            </w:r>
          </w:p>
        </w:tc>
        <w:tc>
          <w:tcPr>
            <w:tcW w:w="0" w:type="auto"/>
          </w:tcPr>
          <w:p w14:paraId="78DAA294">
            <w:pPr>
              <w:widowControl/>
              <w:jc w:val="left"/>
              <w:rPr>
                <w:rFonts w:hint="eastAsia" w:ascii="宋体" w:hAnsi="宋体"/>
                <w:kern w:val="0"/>
                <w:sz w:val="18"/>
                <w:szCs w:val="18"/>
              </w:rPr>
            </w:pPr>
          </w:p>
        </w:tc>
      </w:tr>
    </w:tbl>
    <w:p w14:paraId="042E1E1C">
      <w:pPr>
        <w:pStyle w:val="3"/>
        <w:ind w:firstLine="482"/>
        <w:jc w:val="center"/>
        <w:rPr>
          <w:rFonts w:hint="eastAsia" w:ascii="宋体" w:hAnsi="宋体"/>
        </w:rPr>
      </w:pPr>
      <w:r>
        <w:rPr>
          <w:rFonts w:ascii="宋体" w:hAnsi="宋体"/>
          <w:b/>
          <w:bCs/>
        </w:rPr>
        <w:t>表</w:t>
      </w:r>
      <w:r>
        <w:rPr>
          <w:rFonts w:hint="eastAsia" w:ascii="宋体" w:hAnsi="宋体"/>
          <w:b/>
          <w:bCs/>
        </w:rPr>
        <w:t>4</w:t>
      </w:r>
      <w:r>
        <w:rPr>
          <w:rFonts w:ascii="宋体" w:hAnsi="宋体"/>
          <w:b/>
          <w:bCs/>
        </w:rPr>
        <w:t>-2 作物病害类型表 (disease_type)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2193"/>
        <w:gridCol w:w="2941"/>
        <w:gridCol w:w="892"/>
      </w:tblGrid>
      <w:tr w14:paraId="5716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1031B1">
            <w:pPr>
              <w:pStyle w:val="3"/>
              <w:ind w:firstLine="400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字段名</w:t>
            </w:r>
          </w:p>
        </w:tc>
        <w:tc>
          <w:tcPr>
            <w:tcW w:w="0" w:type="auto"/>
          </w:tcPr>
          <w:p w14:paraId="504F3408">
            <w:pPr>
              <w:pStyle w:val="3"/>
              <w:ind w:firstLine="400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数据类型</w:t>
            </w:r>
          </w:p>
        </w:tc>
        <w:tc>
          <w:tcPr>
            <w:tcW w:w="0" w:type="auto"/>
          </w:tcPr>
          <w:p w14:paraId="098C03DB">
            <w:pPr>
              <w:pStyle w:val="3"/>
              <w:ind w:firstLine="400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约束</w:t>
            </w:r>
          </w:p>
        </w:tc>
        <w:tc>
          <w:tcPr>
            <w:tcW w:w="0" w:type="auto"/>
          </w:tcPr>
          <w:p w14:paraId="5B7CA014">
            <w:pPr>
              <w:pStyle w:val="3"/>
              <w:ind w:firstLine="400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描述</w:t>
            </w:r>
          </w:p>
        </w:tc>
      </w:tr>
      <w:tr w14:paraId="0CD31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6F0B0A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disease_id</w:t>
            </w:r>
          </w:p>
        </w:tc>
        <w:tc>
          <w:tcPr>
            <w:tcW w:w="0" w:type="auto"/>
          </w:tcPr>
          <w:p w14:paraId="33073ABA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</w:tcPr>
          <w:p w14:paraId="3764BEF9">
            <w:pPr>
              <w:pStyle w:val="3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KEY AUTO_INCREMENT</w:t>
            </w:r>
          </w:p>
        </w:tc>
        <w:tc>
          <w:tcPr>
            <w:tcW w:w="0" w:type="auto"/>
          </w:tcPr>
          <w:p w14:paraId="2EFF2249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病害唯一标识</w:t>
            </w:r>
          </w:p>
        </w:tc>
      </w:tr>
      <w:tr w14:paraId="59502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1E3AFF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disease_name</w:t>
            </w:r>
          </w:p>
        </w:tc>
        <w:tc>
          <w:tcPr>
            <w:tcW w:w="0" w:type="auto"/>
          </w:tcPr>
          <w:p w14:paraId="14C9F72C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0" w:type="auto"/>
          </w:tcPr>
          <w:p w14:paraId="231BFEBF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UNIQUE</w:t>
            </w:r>
          </w:p>
        </w:tc>
        <w:tc>
          <w:tcPr>
            <w:tcW w:w="0" w:type="auto"/>
          </w:tcPr>
          <w:p w14:paraId="04089BDD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病害名称</w:t>
            </w:r>
          </w:p>
        </w:tc>
      </w:tr>
      <w:tr w14:paraId="4EEF6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534704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disease_code</w:t>
            </w:r>
          </w:p>
        </w:tc>
        <w:tc>
          <w:tcPr>
            <w:tcW w:w="0" w:type="auto"/>
          </w:tcPr>
          <w:p w14:paraId="7FD86806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0" w:type="auto"/>
          </w:tcPr>
          <w:p w14:paraId="2C1BACE3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UNIQUE</w:t>
            </w:r>
          </w:p>
        </w:tc>
        <w:tc>
          <w:tcPr>
            <w:tcW w:w="0" w:type="auto"/>
          </w:tcPr>
          <w:p w14:paraId="3CC439EF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病害编码</w:t>
            </w:r>
          </w:p>
        </w:tc>
      </w:tr>
      <w:tr w14:paraId="03E3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0A5959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crop_type</w:t>
            </w:r>
          </w:p>
        </w:tc>
        <w:tc>
          <w:tcPr>
            <w:tcW w:w="0" w:type="auto"/>
          </w:tcPr>
          <w:p w14:paraId="72129787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0" w:type="auto"/>
          </w:tcPr>
          <w:p w14:paraId="4E4BFAF9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</w:tcPr>
          <w:p w14:paraId="53E7EFB5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作物类型</w:t>
            </w:r>
          </w:p>
        </w:tc>
      </w:tr>
      <w:tr w14:paraId="3856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BC42EA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latin_name</w:t>
            </w:r>
          </w:p>
        </w:tc>
        <w:tc>
          <w:tcPr>
            <w:tcW w:w="0" w:type="auto"/>
          </w:tcPr>
          <w:p w14:paraId="0F5FE706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0" w:type="auto"/>
          </w:tcPr>
          <w:p w14:paraId="6D2E86C0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</w:tcPr>
          <w:p w14:paraId="2CF46F15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拉丁学名</w:t>
            </w:r>
          </w:p>
        </w:tc>
      </w:tr>
      <w:tr w14:paraId="2C345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8F984C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</w:tcPr>
          <w:p w14:paraId="39D295F8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5ED01652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</w:tcPr>
          <w:p w14:paraId="6FF52FB6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病害描述</w:t>
            </w:r>
          </w:p>
        </w:tc>
      </w:tr>
      <w:tr w14:paraId="57C6C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F494E0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symptoms</w:t>
            </w:r>
          </w:p>
        </w:tc>
        <w:tc>
          <w:tcPr>
            <w:tcW w:w="0" w:type="auto"/>
          </w:tcPr>
          <w:p w14:paraId="3800519B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7F478770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</w:tcPr>
          <w:p w14:paraId="7623D59C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病征描述</w:t>
            </w:r>
          </w:p>
        </w:tc>
      </w:tr>
      <w:tr w14:paraId="19C7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DA8230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causes</w:t>
            </w:r>
          </w:p>
        </w:tc>
        <w:tc>
          <w:tcPr>
            <w:tcW w:w="0" w:type="auto"/>
          </w:tcPr>
          <w:p w14:paraId="1FC1675F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59A76BC5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</w:tcPr>
          <w:p w14:paraId="06DE509E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诱因分析</w:t>
            </w:r>
          </w:p>
        </w:tc>
      </w:tr>
      <w:tr w14:paraId="0AF60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D4D7F7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prevention_methods</w:t>
            </w:r>
          </w:p>
        </w:tc>
        <w:tc>
          <w:tcPr>
            <w:tcW w:w="0" w:type="auto"/>
          </w:tcPr>
          <w:p w14:paraId="0A6DD4E8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328D8845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</w:tcPr>
          <w:p w14:paraId="7AB19D8C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防治方法</w:t>
            </w:r>
          </w:p>
        </w:tc>
      </w:tr>
      <w:tr w14:paraId="12F60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4E8841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pesticides</w:t>
            </w:r>
          </w:p>
        </w:tc>
        <w:tc>
          <w:tcPr>
            <w:tcW w:w="0" w:type="auto"/>
          </w:tcPr>
          <w:p w14:paraId="2ECDE4B4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2BCBA4FC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</w:tcPr>
          <w:p w14:paraId="3E8517FC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推荐药剂</w:t>
            </w:r>
          </w:p>
        </w:tc>
      </w:tr>
      <w:tr w14:paraId="125C4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7D31AC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severity_level</w:t>
            </w:r>
          </w:p>
        </w:tc>
        <w:tc>
          <w:tcPr>
            <w:tcW w:w="0" w:type="auto"/>
          </w:tcPr>
          <w:p w14:paraId="17E755CC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ENUM('low', 'medium', 'high', 'critical')</w:t>
            </w:r>
          </w:p>
        </w:tc>
        <w:tc>
          <w:tcPr>
            <w:tcW w:w="0" w:type="auto"/>
          </w:tcPr>
          <w:p w14:paraId="20D34370">
            <w:pPr>
              <w:pStyle w:val="3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DEFAULT 'medium'</w:t>
            </w:r>
          </w:p>
        </w:tc>
        <w:tc>
          <w:tcPr>
            <w:tcW w:w="0" w:type="auto"/>
          </w:tcPr>
          <w:p w14:paraId="63CEDF60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危害等级</w:t>
            </w:r>
          </w:p>
        </w:tc>
      </w:tr>
      <w:tr w14:paraId="6FE96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49C706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0" w:type="auto"/>
          </w:tcPr>
          <w:p w14:paraId="7B653C78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</w:tcPr>
          <w:p w14:paraId="75CDBB35">
            <w:pPr>
              <w:pStyle w:val="3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DEFAULT CURRENT_TIMESTAMP</w:t>
            </w:r>
          </w:p>
        </w:tc>
        <w:tc>
          <w:tcPr>
            <w:tcW w:w="0" w:type="auto"/>
          </w:tcPr>
          <w:p w14:paraId="7093C495">
            <w:pPr>
              <w:pStyle w:val="3"/>
              <w:ind w:firstLine="0" w:firstLineChars="0"/>
              <w:jc w:val="left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创建时间</w:t>
            </w:r>
          </w:p>
        </w:tc>
      </w:tr>
      <w:tr w14:paraId="21983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A22A5B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0" w:type="auto"/>
          </w:tcPr>
          <w:p w14:paraId="303FC44B">
            <w:pPr>
              <w:pStyle w:val="3"/>
              <w:ind w:firstLine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</w:tcPr>
          <w:p w14:paraId="195A45EB">
            <w:pPr>
              <w:pStyle w:val="3"/>
              <w:ind w:firstLine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DEFAULT CURRENT_TIMESTAMP ON UPDATE CURRENT_TIMESTAMP</w:t>
            </w:r>
          </w:p>
        </w:tc>
        <w:tc>
          <w:tcPr>
            <w:tcW w:w="0" w:type="auto"/>
          </w:tcPr>
          <w:p w14:paraId="37390597">
            <w:pPr>
              <w:pStyle w:val="3"/>
              <w:ind w:firstLine="400"/>
              <w:jc w:val="left"/>
              <w:rPr>
                <w:rFonts w:hint="eastAsia" w:ascii="宋体" w:hAnsi="宋体"/>
                <w:sz w:val="20"/>
                <w:szCs w:val="20"/>
              </w:rPr>
            </w:pPr>
          </w:p>
        </w:tc>
      </w:tr>
    </w:tbl>
    <w:p w14:paraId="6C5F7BF4">
      <w:pPr>
        <w:pStyle w:val="5"/>
      </w:pPr>
      <w:bookmarkStart w:id="97" w:name="_Toc218621543"/>
      <w:r>
        <w:t>核心数据表结构</w:t>
      </w:r>
      <w:bookmarkEnd w:id="97"/>
    </w:p>
    <w:p w14:paraId="6A26F4DE">
      <w:pPr>
        <w:pStyle w:val="58"/>
        <w:shd w:val="clear" w:color="auto" w:fill="FFFFFF"/>
        <w:spacing w:before="240" w:beforeAutospacing="0" w:after="240" w:afterAutospacing="0"/>
        <w:jc w:val="center"/>
        <w:rPr>
          <w:rFonts w:hint="eastAsia" w:cs="Segoe UI"/>
          <w:color w:val="0F1115"/>
        </w:rPr>
      </w:pPr>
      <w:r>
        <w:rPr>
          <w:rStyle w:val="32"/>
          <w:rFonts w:cs="Segoe UI"/>
          <w:color w:val="0F1115"/>
        </w:rPr>
        <w:t>表</w:t>
      </w:r>
      <w:r>
        <w:rPr>
          <w:rStyle w:val="32"/>
          <w:rFonts w:hint="eastAsia" w:cs="Segoe UI"/>
          <w:color w:val="0F1115"/>
        </w:rPr>
        <w:t>4</w:t>
      </w:r>
      <w:r>
        <w:rPr>
          <w:rStyle w:val="32"/>
          <w:rFonts w:cs="Segoe UI"/>
          <w:color w:val="0F1115"/>
        </w:rPr>
        <w:t>-</w:t>
      </w:r>
      <w:r>
        <w:rPr>
          <w:rStyle w:val="32"/>
          <w:rFonts w:hint="eastAsia" w:cs="Segoe UI"/>
          <w:color w:val="0F1115"/>
        </w:rPr>
        <w:t>3</w:t>
      </w:r>
      <w:r>
        <w:rPr>
          <w:rStyle w:val="32"/>
          <w:rFonts w:cs="Segoe UI"/>
          <w:color w:val="0F1115"/>
        </w:rPr>
        <w:t xml:space="preserve"> 特征向量元数据表 (feature_vector_metadata)</w:t>
      </w:r>
    </w:p>
    <w:tbl>
      <w:tblPr>
        <w:tblStyle w:val="30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3"/>
        <w:gridCol w:w="4199"/>
        <w:gridCol w:w="2217"/>
      </w:tblGrid>
      <w:tr w14:paraId="716C0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</w:tcPr>
          <w:p w14:paraId="738CD537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字段名</w:t>
            </w:r>
          </w:p>
        </w:tc>
        <w:tc>
          <w:tcPr>
            <w:tcW w:w="0" w:type="auto"/>
          </w:tcPr>
          <w:p w14:paraId="7CDCA6BF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数据类型</w:t>
            </w:r>
          </w:p>
        </w:tc>
        <w:tc>
          <w:tcPr>
            <w:tcW w:w="2217" w:type="dxa"/>
          </w:tcPr>
          <w:p w14:paraId="37F5F2AF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描述</w:t>
            </w:r>
          </w:p>
        </w:tc>
      </w:tr>
      <w:tr w14:paraId="387D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0" w:type="auto"/>
          </w:tcPr>
          <w:p w14:paraId="57B493DE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vector_id</w:t>
            </w:r>
          </w:p>
        </w:tc>
        <w:tc>
          <w:tcPr>
            <w:tcW w:w="0" w:type="auto"/>
          </w:tcPr>
          <w:p w14:paraId="45998F61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VARCHAR(100)</w:t>
            </w:r>
          </w:p>
        </w:tc>
        <w:tc>
          <w:tcPr>
            <w:tcW w:w="2217" w:type="dxa"/>
          </w:tcPr>
          <w:p w14:paraId="2F1E4D03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向量唯一标识</w:t>
            </w:r>
          </w:p>
        </w:tc>
      </w:tr>
      <w:tr w14:paraId="20EAB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</w:tcPr>
          <w:p w14:paraId="37D6D9CF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entity_type</w:t>
            </w:r>
          </w:p>
        </w:tc>
        <w:tc>
          <w:tcPr>
            <w:tcW w:w="0" w:type="auto"/>
          </w:tcPr>
          <w:p w14:paraId="486EA175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ENUM('image', 'knowledge')</w:t>
            </w:r>
          </w:p>
        </w:tc>
        <w:tc>
          <w:tcPr>
            <w:tcW w:w="2217" w:type="dxa"/>
          </w:tcPr>
          <w:p w14:paraId="5734D560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实体类型</w:t>
            </w:r>
          </w:p>
        </w:tc>
      </w:tr>
      <w:tr w14:paraId="76029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</w:tcPr>
          <w:p w14:paraId="674EDD82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entity_id</w:t>
            </w:r>
          </w:p>
        </w:tc>
        <w:tc>
          <w:tcPr>
            <w:tcW w:w="0" w:type="auto"/>
          </w:tcPr>
          <w:p w14:paraId="5794AD5A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INT</w:t>
            </w:r>
          </w:p>
        </w:tc>
        <w:tc>
          <w:tcPr>
            <w:tcW w:w="2217" w:type="dxa"/>
          </w:tcPr>
          <w:p w14:paraId="7DCB2976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关联实体ID</w:t>
            </w:r>
          </w:p>
        </w:tc>
      </w:tr>
      <w:tr w14:paraId="2AB52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0" w:type="auto"/>
          </w:tcPr>
          <w:p w14:paraId="5C64835F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embedding_model</w:t>
            </w:r>
          </w:p>
        </w:tc>
        <w:tc>
          <w:tcPr>
            <w:tcW w:w="0" w:type="auto"/>
          </w:tcPr>
          <w:p w14:paraId="1710B0CD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VARCHAR(50)</w:t>
            </w:r>
          </w:p>
        </w:tc>
        <w:tc>
          <w:tcPr>
            <w:tcW w:w="2217" w:type="dxa"/>
          </w:tcPr>
          <w:p w14:paraId="765B616A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使用的嵌入模型</w:t>
            </w:r>
          </w:p>
        </w:tc>
      </w:tr>
      <w:tr w14:paraId="62160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</w:tcPr>
          <w:p w14:paraId="01D357C4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vector_dimension</w:t>
            </w:r>
          </w:p>
        </w:tc>
        <w:tc>
          <w:tcPr>
            <w:tcW w:w="0" w:type="auto"/>
          </w:tcPr>
          <w:p w14:paraId="23DA9E05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INT</w:t>
            </w:r>
          </w:p>
        </w:tc>
        <w:tc>
          <w:tcPr>
            <w:tcW w:w="2217" w:type="dxa"/>
          </w:tcPr>
          <w:p w14:paraId="14ECF8EB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向量维度</w:t>
            </w:r>
          </w:p>
        </w:tc>
      </w:tr>
      <w:tr w14:paraId="33A2D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0" w:type="auto"/>
          </w:tcPr>
          <w:p w14:paraId="01B18DEC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created_at</w:t>
            </w:r>
          </w:p>
        </w:tc>
        <w:tc>
          <w:tcPr>
            <w:tcW w:w="0" w:type="auto"/>
          </w:tcPr>
          <w:p w14:paraId="139E4412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TIMESTAMP</w:t>
            </w:r>
          </w:p>
        </w:tc>
        <w:tc>
          <w:tcPr>
            <w:tcW w:w="2217" w:type="dxa"/>
          </w:tcPr>
          <w:p w14:paraId="39A615E6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创建时间</w:t>
            </w:r>
          </w:p>
        </w:tc>
      </w:tr>
    </w:tbl>
    <w:p w14:paraId="09C1A654">
      <w:pPr>
        <w:pStyle w:val="58"/>
        <w:shd w:val="clear" w:color="auto" w:fill="FFFFFF"/>
        <w:spacing w:before="240" w:beforeAutospacing="0" w:after="240" w:afterAutospacing="0"/>
        <w:jc w:val="center"/>
        <w:rPr>
          <w:rFonts w:hint="eastAsia" w:cs="Times New Roman"/>
          <w:color w:val="0F1115"/>
        </w:rPr>
      </w:pPr>
      <w:r>
        <w:rPr>
          <w:rStyle w:val="32"/>
          <w:rFonts w:cs="Times New Roman"/>
          <w:color w:val="0F1115"/>
        </w:rPr>
        <w:t>表</w:t>
      </w:r>
      <w:r>
        <w:rPr>
          <w:rStyle w:val="32"/>
          <w:rFonts w:hint="eastAsia" w:cs="Times New Roman"/>
          <w:color w:val="0F1115"/>
        </w:rPr>
        <w:t>4</w:t>
      </w:r>
      <w:r>
        <w:rPr>
          <w:rStyle w:val="32"/>
          <w:rFonts w:cs="Times New Roman"/>
          <w:color w:val="0F1115"/>
        </w:rPr>
        <w:t>-</w:t>
      </w:r>
      <w:r>
        <w:rPr>
          <w:rStyle w:val="32"/>
          <w:rFonts w:hint="eastAsia" w:cs="Times New Roman"/>
          <w:color w:val="0F1115"/>
        </w:rPr>
        <w:t>4</w:t>
      </w:r>
      <w:r>
        <w:rPr>
          <w:rStyle w:val="32"/>
          <w:rFonts w:cs="Times New Roman"/>
          <w:color w:val="0F1115"/>
        </w:rPr>
        <w:t xml:space="preserve"> 预警阈值配置表 (warning_threshold)</w:t>
      </w:r>
    </w:p>
    <w:tbl>
      <w:tblPr>
        <w:tblStyle w:val="30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2311"/>
        <w:gridCol w:w="3100"/>
        <w:gridCol w:w="1614"/>
      </w:tblGrid>
      <w:tr w14:paraId="761BD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169EF5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字段名</w:t>
            </w:r>
          </w:p>
        </w:tc>
        <w:tc>
          <w:tcPr>
            <w:tcW w:w="0" w:type="auto"/>
          </w:tcPr>
          <w:p w14:paraId="2FDD10EB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数据类型</w:t>
            </w:r>
          </w:p>
        </w:tc>
        <w:tc>
          <w:tcPr>
            <w:tcW w:w="0" w:type="auto"/>
          </w:tcPr>
          <w:p w14:paraId="4EDEE122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约束</w:t>
            </w:r>
          </w:p>
        </w:tc>
        <w:tc>
          <w:tcPr>
            <w:tcW w:w="1614" w:type="dxa"/>
          </w:tcPr>
          <w:p w14:paraId="576FC66B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描述</w:t>
            </w:r>
          </w:p>
        </w:tc>
      </w:tr>
      <w:tr w14:paraId="12FAB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AF8174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threshold_id</w:t>
            </w:r>
          </w:p>
        </w:tc>
        <w:tc>
          <w:tcPr>
            <w:tcW w:w="0" w:type="auto"/>
          </w:tcPr>
          <w:p w14:paraId="7C060E7D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</w:tcPr>
          <w:p w14:paraId="0F66B8F7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PRIMARY KEY AUTO_INCREMENT</w:t>
            </w:r>
          </w:p>
        </w:tc>
        <w:tc>
          <w:tcPr>
            <w:tcW w:w="1614" w:type="dxa"/>
          </w:tcPr>
          <w:p w14:paraId="72D29067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阈值配置ID</w:t>
            </w:r>
          </w:p>
        </w:tc>
      </w:tr>
      <w:tr w14:paraId="57D4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D2BCE3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region_id</w:t>
            </w:r>
          </w:p>
        </w:tc>
        <w:tc>
          <w:tcPr>
            <w:tcW w:w="0" w:type="auto"/>
          </w:tcPr>
          <w:p w14:paraId="4DA5329F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</w:tcPr>
          <w:p w14:paraId="5593D5A7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NULL, FOREIGN KEY (region_id) REFERENCES region(region_id)</w:t>
            </w:r>
          </w:p>
        </w:tc>
        <w:tc>
          <w:tcPr>
            <w:tcW w:w="1614" w:type="dxa"/>
          </w:tcPr>
          <w:p w14:paraId="237843FB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区域ID</w:t>
            </w:r>
          </w:p>
        </w:tc>
      </w:tr>
      <w:tr w14:paraId="5601D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AE9C57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disease_id</w:t>
            </w:r>
          </w:p>
        </w:tc>
        <w:tc>
          <w:tcPr>
            <w:tcW w:w="0" w:type="auto"/>
          </w:tcPr>
          <w:p w14:paraId="7DB069D4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</w:tcPr>
          <w:p w14:paraId="73D8DB01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NULL, FOREIGN KEY (disease_id) REFERENCES disease_type(disease_id)</w:t>
            </w:r>
          </w:p>
        </w:tc>
        <w:tc>
          <w:tcPr>
            <w:tcW w:w="1614" w:type="dxa"/>
          </w:tcPr>
          <w:p w14:paraId="6156B244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病害ID</w:t>
            </w:r>
          </w:p>
        </w:tc>
      </w:tr>
      <w:tr w14:paraId="21FA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0CD568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threshold_type</w:t>
            </w:r>
          </w:p>
        </w:tc>
        <w:tc>
          <w:tcPr>
            <w:tcW w:w="0" w:type="auto"/>
          </w:tcPr>
          <w:p w14:paraId="4A63B067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ENUM('case_count', 'growth_rate', 'severity_score')</w:t>
            </w:r>
          </w:p>
        </w:tc>
        <w:tc>
          <w:tcPr>
            <w:tcW w:w="0" w:type="auto"/>
          </w:tcPr>
          <w:p w14:paraId="6D732D0B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</w:t>
            </w:r>
          </w:p>
        </w:tc>
        <w:tc>
          <w:tcPr>
            <w:tcW w:w="1614" w:type="dxa"/>
          </w:tcPr>
          <w:p w14:paraId="7693DFBA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阈值类型</w:t>
            </w:r>
          </w:p>
        </w:tc>
      </w:tr>
      <w:tr w14:paraId="1A1B3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FAB8C9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threshold_value</w:t>
            </w:r>
          </w:p>
        </w:tc>
        <w:tc>
          <w:tcPr>
            <w:tcW w:w="0" w:type="auto"/>
          </w:tcPr>
          <w:p w14:paraId="068FC433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DECIMAL(10, 2)</w:t>
            </w:r>
          </w:p>
        </w:tc>
        <w:tc>
          <w:tcPr>
            <w:tcW w:w="0" w:type="auto"/>
          </w:tcPr>
          <w:p w14:paraId="54668F73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</w:t>
            </w:r>
          </w:p>
        </w:tc>
        <w:tc>
          <w:tcPr>
            <w:tcW w:w="1614" w:type="dxa"/>
          </w:tcPr>
          <w:p w14:paraId="7D9A0E15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阈值数值</w:t>
            </w:r>
          </w:p>
        </w:tc>
      </w:tr>
      <w:tr w14:paraId="187F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182906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comparison_operator</w:t>
            </w:r>
          </w:p>
        </w:tc>
        <w:tc>
          <w:tcPr>
            <w:tcW w:w="0" w:type="auto"/>
          </w:tcPr>
          <w:p w14:paraId="13EA955D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ENUM('&gt;', '&gt;=', '&lt;', '&lt;=', '=', '!=')</w:t>
            </w:r>
          </w:p>
        </w:tc>
        <w:tc>
          <w:tcPr>
            <w:tcW w:w="0" w:type="auto"/>
          </w:tcPr>
          <w:p w14:paraId="2970BD85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 DEFAULT '&gt;'</w:t>
            </w:r>
          </w:p>
        </w:tc>
        <w:tc>
          <w:tcPr>
            <w:tcW w:w="1614" w:type="dxa"/>
          </w:tcPr>
          <w:p w14:paraId="65235BA6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比较运算符</w:t>
            </w:r>
          </w:p>
        </w:tc>
      </w:tr>
      <w:tr w14:paraId="7407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1A36A8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time_window</w:t>
            </w:r>
          </w:p>
        </w:tc>
        <w:tc>
          <w:tcPr>
            <w:tcW w:w="0" w:type="auto"/>
          </w:tcPr>
          <w:p w14:paraId="71AFC72F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ENUM('daily', 'weekly', 'monthly')</w:t>
            </w:r>
          </w:p>
        </w:tc>
        <w:tc>
          <w:tcPr>
            <w:tcW w:w="0" w:type="auto"/>
          </w:tcPr>
          <w:p w14:paraId="7F795586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 DEFAULT 'daily'</w:t>
            </w:r>
          </w:p>
        </w:tc>
        <w:tc>
          <w:tcPr>
            <w:tcW w:w="1614" w:type="dxa"/>
          </w:tcPr>
          <w:p w14:paraId="6CD2F4D5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时间窗口</w:t>
            </w:r>
          </w:p>
        </w:tc>
      </w:tr>
      <w:tr w14:paraId="21CF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C68ACB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severity_level</w:t>
            </w:r>
          </w:p>
        </w:tc>
        <w:tc>
          <w:tcPr>
            <w:tcW w:w="0" w:type="auto"/>
          </w:tcPr>
          <w:p w14:paraId="47C78003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ENUM('info', 'warning', 'alert', 'critical')</w:t>
            </w:r>
          </w:p>
        </w:tc>
        <w:tc>
          <w:tcPr>
            <w:tcW w:w="0" w:type="auto"/>
          </w:tcPr>
          <w:p w14:paraId="4B86CD01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 DEFAULT 'warning'</w:t>
            </w:r>
          </w:p>
        </w:tc>
        <w:tc>
          <w:tcPr>
            <w:tcW w:w="1614" w:type="dxa"/>
          </w:tcPr>
          <w:p w14:paraId="0D737802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严重级别</w:t>
            </w:r>
          </w:p>
        </w:tc>
      </w:tr>
      <w:tr w14:paraId="054EF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5F7C74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notification_template</w:t>
            </w:r>
          </w:p>
        </w:tc>
        <w:tc>
          <w:tcPr>
            <w:tcW w:w="0" w:type="auto"/>
          </w:tcPr>
          <w:p w14:paraId="7136365E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</w:tcPr>
          <w:p w14:paraId="47D0B83F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</w:t>
            </w:r>
          </w:p>
        </w:tc>
        <w:tc>
          <w:tcPr>
            <w:tcW w:w="1614" w:type="dxa"/>
          </w:tcPr>
          <w:p w14:paraId="2D392BB8">
            <w:pPr>
              <w:spacing w:line="375" w:lineRule="atLeast"/>
              <w:rPr>
                <w:rFonts w:hint="eastAsia" w:ascii="宋体" w:hAnsi="宋体" w:cs="Segoe UI"/>
                <w:sz w:val="23"/>
                <w:szCs w:val="23"/>
              </w:rPr>
            </w:pPr>
            <w:r>
              <w:rPr>
                <w:rFonts w:ascii="宋体" w:hAnsi="宋体" w:cs="Segoe UI"/>
                <w:sz w:val="23"/>
                <w:szCs w:val="23"/>
              </w:rPr>
              <w:t>通知模板</w:t>
            </w:r>
          </w:p>
        </w:tc>
      </w:tr>
      <w:tr w14:paraId="76FA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1BC5CB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is_active</w:t>
            </w:r>
          </w:p>
        </w:tc>
        <w:tc>
          <w:tcPr>
            <w:tcW w:w="0" w:type="auto"/>
          </w:tcPr>
          <w:p w14:paraId="3E7FD191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TINYINT(1)</w:t>
            </w:r>
          </w:p>
        </w:tc>
        <w:tc>
          <w:tcPr>
            <w:tcW w:w="0" w:type="auto"/>
          </w:tcPr>
          <w:p w14:paraId="489772D4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 DEFAULT 1</w:t>
            </w:r>
          </w:p>
        </w:tc>
        <w:tc>
          <w:tcPr>
            <w:tcW w:w="1614" w:type="dxa"/>
          </w:tcPr>
          <w:p w14:paraId="751D0F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是否启用</w:t>
            </w:r>
          </w:p>
        </w:tc>
      </w:tr>
      <w:tr w14:paraId="07424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B07B84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created_by</w:t>
            </w:r>
          </w:p>
        </w:tc>
        <w:tc>
          <w:tcPr>
            <w:tcW w:w="0" w:type="auto"/>
          </w:tcPr>
          <w:p w14:paraId="187F2317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</w:tcPr>
          <w:p w14:paraId="6071DC4E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</w:t>
            </w:r>
          </w:p>
        </w:tc>
        <w:tc>
          <w:tcPr>
            <w:tcW w:w="1614" w:type="dxa"/>
          </w:tcPr>
          <w:p w14:paraId="0B1D89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创建人ID</w:t>
            </w:r>
          </w:p>
        </w:tc>
      </w:tr>
      <w:tr w14:paraId="60822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65C258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created_at</w:t>
            </w:r>
          </w:p>
        </w:tc>
        <w:tc>
          <w:tcPr>
            <w:tcW w:w="0" w:type="auto"/>
          </w:tcPr>
          <w:p w14:paraId="7BDD6802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</w:tcPr>
          <w:p w14:paraId="77EBFDD9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 DEFAULT CURRENT_TIMESTAMP</w:t>
            </w:r>
          </w:p>
        </w:tc>
        <w:tc>
          <w:tcPr>
            <w:tcW w:w="1614" w:type="dxa"/>
          </w:tcPr>
          <w:p w14:paraId="3376680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创建时间</w:t>
            </w:r>
          </w:p>
        </w:tc>
      </w:tr>
      <w:tr w14:paraId="02A8B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C65F8E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updated_at</w:t>
            </w:r>
          </w:p>
        </w:tc>
        <w:tc>
          <w:tcPr>
            <w:tcW w:w="0" w:type="auto"/>
          </w:tcPr>
          <w:p w14:paraId="614CC372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</w:tcPr>
          <w:p w14:paraId="58F2C5CD">
            <w:pPr>
              <w:spacing w:line="375" w:lineRule="atLeas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NOT NULL DEFAULT CURRENT_TIMESTAMP ON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UPDATE CURRENT_TIMESTAMP</w:t>
            </w:r>
          </w:p>
        </w:tc>
        <w:tc>
          <w:tcPr>
            <w:tcW w:w="1614" w:type="dxa"/>
          </w:tcPr>
          <w:p w14:paraId="749B3E0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更新时间</w:t>
            </w:r>
          </w:p>
        </w:tc>
      </w:tr>
    </w:tbl>
    <w:p w14:paraId="2EB26074">
      <w:pPr>
        <w:pStyle w:val="47"/>
        <w:spacing w:before="156"/>
        <w:jc w:val="both"/>
      </w:pPr>
    </w:p>
    <w:p w14:paraId="03C9AC18">
      <w:pPr>
        <w:pStyle w:val="2"/>
        <w:spacing w:before="312"/>
      </w:pPr>
      <w:bookmarkStart w:id="98" w:name="_Toc218621544"/>
      <w:bookmarkStart w:id="99" w:name="_Toc20263147"/>
      <w:r>
        <w:t>功能需求</w:t>
      </w:r>
      <w:bookmarkEnd w:id="98"/>
      <w:bookmarkEnd w:id="99"/>
    </w:p>
    <w:p w14:paraId="6ADBD694">
      <w:pPr>
        <w:pStyle w:val="3"/>
        <w:ind w:firstLine="480"/>
      </w:pPr>
      <w:r>
        <w:rPr>
          <w:rFonts w:hint="eastAsia"/>
        </w:rPr>
        <w:t>本章为基于用例的需求规格说明。</w:t>
      </w:r>
    </w:p>
    <w:p w14:paraId="0EC3DF02">
      <w:pPr>
        <w:pStyle w:val="4"/>
        <w:ind w:left="578" w:hanging="578"/>
      </w:pPr>
      <w:bookmarkStart w:id="100" w:name="_Toc218621545"/>
      <w:bookmarkStart w:id="101" w:name="_Toc20263148"/>
      <w:r>
        <w:rPr>
          <w:rFonts w:hint="eastAsia"/>
        </w:rPr>
        <w:t>系统角色分析</w:t>
      </w:r>
      <w:bookmarkEnd w:id="100"/>
      <w:bookmarkEnd w:id="101"/>
    </w:p>
    <w:p w14:paraId="1D38401C">
      <w:pPr>
        <w:pStyle w:val="3"/>
        <w:numPr>
          <w:ilvl w:val="0"/>
          <w:numId w:val="9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系统包含以下主要角色及其层次关系：</w:t>
      </w:r>
    </w:p>
    <w:p w14:paraId="12FE9F4C">
      <w:pPr>
        <w:pStyle w:val="3"/>
        <w:ind w:firstLine="480"/>
      </w:pPr>
    </w:p>
    <w:p w14:paraId="21882364">
      <w:pPr>
        <w:pStyle w:val="3"/>
        <w:keepNext/>
        <w:ind w:firstLine="480"/>
      </w:pPr>
      <w:r>
        <w:rPr>
          <w:rFonts w:hint="eastAsia"/>
        </w:rPr>
        <w:drawing>
          <wp:inline distT="0" distB="0" distL="0" distR="0">
            <wp:extent cx="4114800" cy="3197225"/>
            <wp:effectExtent l="0" t="0" r="0" b="3175"/>
            <wp:docPr id="6843110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11085" name="图片 4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003" cy="32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3250">
      <w:pPr>
        <w:jc w:val="center"/>
        <w:rPr>
          <w:rFonts w:hint="eastAsia" w:ascii="宋体" w:hAnsi="宋体"/>
          <w:b/>
          <w:bCs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/>
          <w:b/>
          <w:bCs/>
          <w:sz w:val="24"/>
        </w:rPr>
        <w:t xml:space="preserve">图表 </w:t>
      </w:r>
      <w:r>
        <w:rPr>
          <w:rFonts w:hint="eastAsia" w:ascii="宋体" w:hAnsi="宋体"/>
          <w:b/>
          <w:bCs/>
          <w:sz w:val="24"/>
        </w:rPr>
        <w:fldChar w:fldCharType="begin"/>
      </w:r>
      <w:r>
        <w:rPr>
          <w:rFonts w:hint="eastAsia" w:ascii="宋体" w:hAnsi="宋体"/>
          <w:b/>
          <w:bCs/>
          <w:sz w:val="24"/>
        </w:rPr>
        <w:instrText xml:space="preserve"> STYLEREF 1 \s </w:instrText>
      </w:r>
      <w:r>
        <w:rPr>
          <w:rFonts w:hint="eastAsia" w:ascii="宋体" w:hAnsi="宋体"/>
          <w:b/>
          <w:bCs/>
          <w:sz w:val="24"/>
        </w:rPr>
        <w:fldChar w:fldCharType="separate"/>
      </w:r>
      <w:r>
        <w:rPr>
          <w:rFonts w:hint="eastAsia" w:ascii="宋体" w:hAnsi="宋体"/>
          <w:b/>
          <w:bCs/>
          <w:sz w:val="24"/>
        </w:rPr>
        <w:t>5</w:t>
      </w:r>
      <w:r>
        <w:rPr>
          <w:rFonts w:hint="eastAsia" w:ascii="宋体" w:hAnsi="宋体"/>
          <w:b/>
          <w:bCs/>
          <w:sz w:val="24"/>
        </w:rPr>
        <w:fldChar w:fldCharType="end"/>
      </w:r>
      <w:r>
        <w:rPr>
          <w:rFonts w:hint="eastAsia" w:ascii="宋体" w:hAnsi="宋体"/>
          <w:b/>
          <w:bCs/>
          <w:sz w:val="24"/>
        </w:rPr>
        <w:noBreakHyphen/>
      </w:r>
      <w:r>
        <w:rPr>
          <w:rFonts w:hint="eastAsia" w:ascii="宋体" w:hAnsi="宋体"/>
          <w:b/>
          <w:bCs/>
          <w:sz w:val="24"/>
        </w:rPr>
        <w:fldChar w:fldCharType="begin"/>
      </w:r>
      <w:r>
        <w:rPr>
          <w:rFonts w:hint="eastAsia" w:ascii="宋体" w:hAnsi="宋体"/>
          <w:b/>
          <w:bCs/>
          <w:sz w:val="24"/>
        </w:rPr>
        <w:instrText xml:space="preserve"> SEQ 图表 \* ARABIC \s 1 </w:instrText>
      </w:r>
      <w:r>
        <w:rPr>
          <w:rFonts w:hint="eastAsia" w:ascii="宋体" w:hAnsi="宋体"/>
          <w:b/>
          <w:bCs/>
          <w:sz w:val="24"/>
        </w:rPr>
        <w:fldChar w:fldCharType="separate"/>
      </w:r>
      <w:r>
        <w:rPr>
          <w:rFonts w:hint="eastAsia" w:ascii="宋体" w:hAnsi="宋体"/>
          <w:b/>
          <w:bCs/>
          <w:sz w:val="24"/>
        </w:rPr>
        <w:t>1</w:t>
      </w:r>
      <w:r>
        <w:rPr>
          <w:rFonts w:hint="eastAsia" w:ascii="宋体" w:hAnsi="宋体"/>
          <w:b/>
          <w:bCs/>
          <w:sz w:val="24"/>
        </w:rPr>
        <w:fldChar w:fldCharType="end"/>
      </w:r>
      <w:r>
        <w:rPr>
          <w:rFonts w:hint="eastAsia" w:ascii="宋体" w:hAnsi="宋体"/>
          <w:b/>
          <w:bCs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用户角色的关系图</w:t>
      </w:r>
    </w:p>
    <w:p w14:paraId="0EFAF379">
      <w:pPr>
        <w:pStyle w:val="3"/>
        <w:ind w:firstLine="480"/>
      </w:pPr>
    </w:p>
    <w:p w14:paraId="73571B3F">
      <w:pPr>
        <w:jc w:val="center"/>
        <w:rPr>
          <w:color w:val="0070C0"/>
        </w:rPr>
      </w:pPr>
      <w:r>
        <w:rPr>
          <w:color w:val="0070C0"/>
        </w:rPr>
        <w:t xml:space="preserve">  </w:t>
      </w:r>
    </w:p>
    <w:p w14:paraId="64C0E177">
      <w:pPr>
        <w:pStyle w:val="55"/>
        <w:numPr>
          <w:ilvl w:val="0"/>
          <w:numId w:val="9"/>
        </w:numPr>
        <w:spacing w:line="360" w:lineRule="auto"/>
        <w:ind w:firstLineChars="0"/>
        <w:rPr>
          <w:b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角色功能描述如下：</w:t>
      </w:r>
    </w:p>
    <w:p w14:paraId="72A04FC5">
      <w:pPr>
        <w:pStyle w:val="58"/>
        <w:numPr>
          <w:ilvl w:val="0"/>
          <w:numId w:val="10"/>
        </w:numPr>
        <w:shd w:val="clear" w:color="auto" w:fill="FFFFFF"/>
        <w:spacing w:before="0" w:beforeAutospacing="0" w:after="12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农户 (Farmer)</w:t>
      </w:r>
    </w:p>
    <w:p w14:paraId="0B21394C">
      <w:pPr>
        <w:pStyle w:val="58"/>
        <w:numPr>
          <w:ilvl w:val="1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主要职责：进行作物病害诊断、获取防治建议、管理个人病例</w:t>
      </w:r>
    </w:p>
    <w:p w14:paraId="149FCE7C">
      <w:pPr>
        <w:pStyle w:val="58"/>
        <w:numPr>
          <w:ilvl w:val="1"/>
          <w:numId w:val="10"/>
        </w:numPr>
        <w:shd w:val="clear" w:color="auto" w:fill="FFFFFF"/>
        <w:spacing w:before="0" w:beforeAutospacing="0" w:after="12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权限范围：</w:t>
      </w:r>
    </w:p>
    <w:p w14:paraId="51C13586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上传作物叶片图片进行病害识别</w:t>
      </w:r>
    </w:p>
    <w:p w14:paraId="7C2F44A5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查看病害诊断结果和防治建议</w:t>
      </w:r>
    </w:p>
    <w:p w14:paraId="3C696E85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创建和管理个人病例记录</w:t>
      </w:r>
    </w:p>
    <w:p w14:paraId="33C1B278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设置病情复查提醒</w:t>
      </w:r>
    </w:p>
    <w:p w14:paraId="28E86A61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接收区域病害预警通知</w:t>
      </w:r>
    </w:p>
    <w:p w14:paraId="7745DB55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参与社区经验交流</w:t>
      </w:r>
    </w:p>
    <w:p w14:paraId="4DFC52C0">
      <w:pPr>
        <w:pStyle w:val="58"/>
        <w:numPr>
          <w:ilvl w:val="1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数据权限：仅限本人创建的病例和相关数据</w:t>
      </w:r>
    </w:p>
    <w:p w14:paraId="63FF67CA">
      <w:pPr>
        <w:pStyle w:val="58"/>
        <w:numPr>
          <w:ilvl w:val="0"/>
          <w:numId w:val="10"/>
        </w:numPr>
        <w:shd w:val="clear" w:color="auto" w:fill="FFFFFF"/>
        <w:spacing w:before="0" w:beforeAutospacing="0" w:after="12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园艺爱好者 (Gardener)</w:t>
      </w:r>
    </w:p>
    <w:p w14:paraId="583D9AA1">
      <w:pPr>
        <w:pStyle w:val="58"/>
        <w:numPr>
          <w:ilvl w:val="1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主要职责：获取植物养护知识、跟踪植物健康状态</w:t>
      </w:r>
    </w:p>
    <w:p w14:paraId="4E62020E">
      <w:pPr>
        <w:pStyle w:val="58"/>
        <w:numPr>
          <w:ilvl w:val="1"/>
          <w:numId w:val="10"/>
        </w:numPr>
        <w:shd w:val="clear" w:color="auto" w:fill="FFFFFF"/>
        <w:spacing w:before="0" w:beforeAutospacing="0" w:after="12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权限范围：</w:t>
      </w:r>
    </w:p>
    <w:p w14:paraId="20F5BEAF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拥有农户所有权限</w:t>
      </w:r>
    </w:p>
    <w:p w14:paraId="0EA1131F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浏览完整病害知识库</w:t>
      </w:r>
    </w:p>
    <w:p w14:paraId="5467540B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收藏感兴趣的病害知识和防治方案</w:t>
      </w:r>
    </w:p>
    <w:p w14:paraId="1B10044A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参与更专业的技术讨论</w:t>
      </w:r>
    </w:p>
    <w:p w14:paraId="508139A3">
      <w:pPr>
        <w:pStyle w:val="58"/>
        <w:numPr>
          <w:ilvl w:val="1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数据权限：本人数据及公开知识库内容</w:t>
      </w:r>
    </w:p>
    <w:p w14:paraId="088D093F">
      <w:pPr>
        <w:pStyle w:val="58"/>
        <w:numPr>
          <w:ilvl w:val="0"/>
          <w:numId w:val="10"/>
        </w:numPr>
        <w:shd w:val="clear" w:color="auto" w:fill="FFFFFF"/>
        <w:spacing w:before="0" w:beforeAutospacing="0" w:after="12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农业技术人员 (Technician)</w:t>
      </w:r>
    </w:p>
    <w:p w14:paraId="25A86000">
      <w:pPr>
        <w:pStyle w:val="58"/>
        <w:numPr>
          <w:ilvl w:val="1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主要职责：提供专业指导、监控区域病害趋势、管理辖区病例</w:t>
      </w:r>
    </w:p>
    <w:p w14:paraId="4777969F">
      <w:pPr>
        <w:pStyle w:val="58"/>
        <w:numPr>
          <w:ilvl w:val="1"/>
          <w:numId w:val="10"/>
        </w:numPr>
        <w:shd w:val="clear" w:color="auto" w:fill="FFFFFF"/>
        <w:spacing w:before="0" w:beforeAutospacing="0" w:after="12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权限范围：</w:t>
      </w:r>
    </w:p>
    <w:p w14:paraId="51DA3B8F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拥有园艺爱好者所有权限</w:t>
      </w:r>
    </w:p>
    <w:p w14:paraId="3C2BC912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查看辖区内所有病例数据（需脱敏）</w:t>
      </w:r>
    </w:p>
    <w:p w14:paraId="76CD957F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发布区域病害预警和防治指导</w:t>
      </w:r>
    </w:p>
    <w:p w14:paraId="47ED20CC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审核用户提交的疑难病例</w:t>
      </w:r>
    </w:p>
    <w:p w14:paraId="6F100F18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导出辖区病害统计报表</w:t>
      </w:r>
    </w:p>
    <w:p w14:paraId="561FF584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管理辖区用户和技术指导</w:t>
      </w:r>
    </w:p>
    <w:p w14:paraId="231AB514">
      <w:pPr>
        <w:pStyle w:val="58"/>
        <w:numPr>
          <w:ilvl w:val="1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数据权限：本人数据、辖区用户病例数据、区域统计信息</w:t>
      </w:r>
    </w:p>
    <w:p w14:paraId="52A177DD">
      <w:pPr>
        <w:pStyle w:val="58"/>
        <w:numPr>
          <w:ilvl w:val="0"/>
          <w:numId w:val="10"/>
        </w:numPr>
        <w:shd w:val="clear" w:color="auto" w:fill="FFFFFF"/>
        <w:spacing w:before="0" w:beforeAutospacing="0" w:after="12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系统管理员 (Admin)</w:t>
      </w:r>
    </w:p>
    <w:p w14:paraId="17802A96">
      <w:pPr>
        <w:pStyle w:val="58"/>
        <w:numPr>
          <w:ilvl w:val="1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主要职责：系统运维、数据管理、用户管理</w:t>
      </w:r>
    </w:p>
    <w:p w14:paraId="2AEE730B">
      <w:pPr>
        <w:pStyle w:val="58"/>
        <w:numPr>
          <w:ilvl w:val="1"/>
          <w:numId w:val="10"/>
        </w:numPr>
        <w:shd w:val="clear" w:color="auto" w:fill="FFFFFF"/>
        <w:spacing w:before="0" w:beforeAutospacing="0" w:after="12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权限范围：</w:t>
      </w:r>
    </w:p>
    <w:p w14:paraId="18C02977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拥有系统所有功能权限</w:t>
      </w:r>
    </w:p>
    <w:p w14:paraId="1F03841D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管理所有用户账户和权限</w:t>
      </w:r>
    </w:p>
    <w:p w14:paraId="64F003C1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维护病害知识库内容</w:t>
      </w:r>
    </w:p>
    <w:p w14:paraId="66CCFE4B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管理图像识别模型版本</w:t>
      </w:r>
    </w:p>
    <w:p w14:paraId="614474C3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配置系统参数和预警阈值</w:t>
      </w:r>
    </w:p>
    <w:p w14:paraId="1A403DCD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查看系统日志和监控数据</w:t>
      </w:r>
    </w:p>
    <w:p w14:paraId="2D8F9699">
      <w:pPr>
        <w:pStyle w:val="58"/>
        <w:numPr>
          <w:ilvl w:val="2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数据备份与恢复</w:t>
      </w:r>
    </w:p>
    <w:p w14:paraId="78913D1A">
      <w:pPr>
        <w:pStyle w:val="58"/>
        <w:numPr>
          <w:ilvl w:val="1"/>
          <w:numId w:val="10"/>
        </w:numPr>
        <w:shd w:val="clear" w:color="auto" w:fill="FFFFFF"/>
        <w:spacing w:before="0" w:beforeAutospacing="0" w:after="0" w:afterAutospacing="0"/>
        <w:ind w:right="1260" w:rightChars="6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数据权限：系统全部数据</w:t>
      </w:r>
    </w:p>
    <w:p w14:paraId="6C38C79B">
      <w:pPr>
        <w:pStyle w:val="3"/>
        <w:ind w:firstLine="480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94E886F">
      <w:pPr>
        <w:pStyle w:val="4"/>
        <w:ind w:left="578" w:hanging="578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2" w:name="_Toc218621546"/>
      <w:bookmarkStart w:id="103" w:name="_Toc20263149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系统用例分析</w:t>
      </w:r>
      <w:bookmarkEnd w:id="102"/>
      <w:bookmarkEnd w:id="103"/>
    </w:p>
    <w:p w14:paraId="34D4DF5E">
      <w:pPr>
        <w:pStyle w:val="3"/>
        <w:ind w:firstLine="480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系统用例分析的目的是分层建立系统的用例模型，分解系统功能；重新校验用户需求是否完善。</w:t>
      </w:r>
    </w:p>
    <w:p w14:paraId="6589F934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4" w:name="_Toc20263150"/>
      <w:bookmarkStart w:id="105" w:name="_Toc218621547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系统顶层用例</w:t>
      </w:r>
      <w:bookmarkEnd w:id="104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图</w:t>
      </w:r>
      <w:bookmarkEnd w:id="105"/>
    </w:p>
    <w:p w14:paraId="6C2820A9">
      <w:pPr>
        <w:pStyle w:val="3"/>
        <w:ind w:firstLine="42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系统顶层用例图见</w:t>
      </w:r>
      <w:r>
        <w:rPr>
          <w:rFonts w:ascii="宋体" w:hAnsi="宋体"/>
          <w:sz w:val="21"/>
          <w:szCs w:val="21"/>
        </w:rPr>
        <w:fldChar w:fldCharType="begin"/>
      </w:r>
      <w:r>
        <w:rPr>
          <w:rFonts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instrText xml:space="preserve">REF _Ref218614962 \h</w:instrText>
      </w:r>
      <w:r>
        <w:rPr>
          <w:rFonts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instrText xml:space="preserve"> \* MERGEFORMAT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hint="eastAsia" w:ascii="宋体" w:hAnsi="宋体"/>
          <w:b/>
          <w:bCs/>
        </w:rPr>
        <w:t>图表 5</w:t>
      </w:r>
      <w:r>
        <w:rPr>
          <w:rFonts w:hint="eastAsia" w:ascii="宋体" w:hAnsi="宋体"/>
          <w:b/>
          <w:bCs/>
        </w:rPr>
        <w:noBreakHyphen/>
      </w:r>
      <w:r>
        <w:rPr>
          <w:rFonts w:hint="eastAsia" w:ascii="宋体" w:hAnsi="宋体"/>
          <w:b/>
          <w:bCs/>
        </w:rPr>
        <w:t>2</w:t>
      </w:r>
      <w:r>
        <w:rPr>
          <w:rFonts w:ascii="宋体" w:hAnsi="宋体"/>
          <w:sz w:val="21"/>
          <w:szCs w:val="21"/>
        </w:rPr>
        <w:fldChar w:fldCharType="end"/>
      </w:r>
      <w:r>
        <w:rPr>
          <w:rFonts w:ascii="宋体" w:hAnsi="宋体"/>
          <w:sz w:val="21"/>
          <w:szCs w:val="21"/>
        </w:rPr>
        <w:fldChar w:fldCharType="begin"/>
      </w:r>
      <w:r>
        <w:rPr>
          <w:rFonts w:ascii="宋体" w:hAnsi="宋体"/>
          <w:sz w:val="21"/>
          <w:szCs w:val="21"/>
        </w:rPr>
        <w:instrText xml:space="preserve"> REF _Ref218614962 \h </w:instrText>
      </w:r>
      <w:r>
        <w:rPr>
          <w:rFonts w:hint="eastAsia" w:ascii="宋体" w:hAnsi="宋体"/>
          <w:sz w:val="21"/>
          <w:szCs w:val="21"/>
        </w:rPr>
        <w:instrText xml:space="preserve"> \* MERGEFORMAT </w:instrText>
      </w:r>
      <w:r>
        <w:rPr>
          <w:rFonts w:ascii="宋体" w:hAnsi="宋体"/>
          <w:sz w:val="21"/>
          <w:szCs w:val="21"/>
        </w:rPr>
        <w:fldChar w:fldCharType="separate"/>
      </w:r>
      <w:r>
        <w:rPr>
          <w:rFonts w:hint="eastAsia" w:ascii="宋体" w:hAnsi="宋体"/>
          <w:sz w:val="21"/>
          <w:szCs w:val="21"/>
        </w:rPr>
        <w:t>图表 5</w:t>
      </w:r>
      <w:r>
        <w:rPr>
          <w:rFonts w:hint="eastAsia" w:ascii="宋体" w:hAnsi="宋体"/>
          <w:sz w:val="21"/>
          <w:szCs w:val="21"/>
        </w:rPr>
        <w:noBreakHyphen/>
      </w:r>
      <w:r>
        <w:rPr>
          <w:rFonts w:hint="eastAsia" w:ascii="宋体" w:hAnsi="宋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fldChar w:fldCharType="end"/>
      </w:r>
    </w:p>
    <w:p w14:paraId="25238E74">
      <w:pPr>
        <w:keepNext/>
        <w:jc w:val="center"/>
      </w:pPr>
      <w:r>
        <w:rPr>
          <w:color w:val="0070C0"/>
        </w:rPr>
        <w:drawing>
          <wp:inline distT="0" distB="0" distL="0" distR="0">
            <wp:extent cx="5892800" cy="4147820"/>
            <wp:effectExtent l="0" t="0" r="0" b="5080"/>
            <wp:docPr id="3998153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5341" name="图片 6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650" cy="416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7371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bookmarkStart w:id="106" w:name="_Ref218614962"/>
      <w:r>
        <w:rPr>
          <w:rFonts w:hint="eastAsia" w:ascii="宋体" w:hAnsi="宋体" w:eastAsia="宋体"/>
          <w:b/>
          <w:bCs/>
          <w:sz w:val="24"/>
          <w:szCs w:val="24"/>
        </w:rPr>
        <w:t xml:space="preserve">图表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图表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bookmarkEnd w:id="106"/>
      <w:r>
        <w:rPr>
          <w:rFonts w:hint="eastAsia" w:ascii="宋体" w:hAnsi="宋体" w:eastAsia="宋体"/>
          <w:b/>
          <w:bCs/>
          <w:sz w:val="24"/>
          <w:szCs w:val="24"/>
        </w:rPr>
        <w:t>系统（顶层）用例图</w:t>
      </w:r>
    </w:p>
    <w:p w14:paraId="4BF9A35F">
      <w:pPr>
        <w:jc w:val="center"/>
        <w:rPr>
          <w:b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2FD4DE0">
      <w:pPr>
        <w:pStyle w:val="3"/>
        <w:ind w:firstLine="480"/>
        <w:rPr>
          <w:color w:val="0070C0"/>
        </w:rPr>
      </w:pPr>
    </w:p>
    <w:p w14:paraId="0AA16677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7" w:name="_Toc218621548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用例分层描述</w:t>
      </w:r>
      <w:bookmarkEnd w:id="107"/>
    </w:p>
    <w:p w14:paraId="3C242A4D">
      <w:pPr>
        <w:pStyle w:val="3"/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 病害图像识别用例 (UC_01)</w:t>
      </w:r>
    </w:p>
    <w:p w14:paraId="5277AE5A">
      <w:pPr>
        <w:pStyle w:val="3"/>
        <w:numPr>
          <w:ilvl w:val="0"/>
          <w:numId w:val="11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参与者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：农户、园艺爱好者、技术人员</w:t>
      </w:r>
    </w:p>
    <w:p w14:paraId="54689F7E">
      <w:pPr>
        <w:pStyle w:val="3"/>
        <w:numPr>
          <w:ilvl w:val="0"/>
          <w:numId w:val="11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包含子用例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</w:p>
    <w:p w14:paraId="4CBB74B9">
      <w:pPr>
        <w:pStyle w:val="3"/>
        <w:numPr>
          <w:ilvl w:val="1"/>
          <w:numId w:val="11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UC_01_01: 上传叶片图片</w:t>
      </w:r>
    </w:p>
    <w:p w14:paraId="4E79AFC7">
      <w:pPr>
        <w:pStyle w:val="3"/>
        <w:numPr>
          <w:ilvl w:val="1"/>
          <w:numId w:val="11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UC_01_02: 查看病害诊断结果</w:t>
      </w:r>
    </w:p>
    <w:p w14:paraId="2D594594">
      <w:pPr>
        <w:pStyle w:val="3"/>
        <w:numPr>
          <w:ilvl w:val="1"/>
          <w:numId w:val="11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UC_01_03: 查看Top-K诊断选项</w:t>
      </w:r>
    </w:p>
    <w:p w14:paraId="54CF01E7">
      <w:pPr>
        <w:pStyle w:val="3"/>
        <w:numPr>
          <w:ilvl w:val="1"/>
          <w:numId w:val="11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UC_01_04: 保存诊断结果为病例</w:t>
      </w:r>
    </w:p>
    <w:p w14:paraId="2488CB2B">
      <w:pPr>
        <w:pStyle w:val="3"/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2. 智能咨询问答用例 (UC_02)</w:t>
      </w:r>
    </w:p>
    <w:p w14:paraId="2EE6F8B4">
      <w:pPr>
        <w:pStyle w:val="3"/>
        <w:numPr>
          <w:ilvl w:val="0"/>
          <w:numId w:val="12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参与者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：农户、园艺爱好者、技术人员</w:t>
      </w:r>
    </w:p>
    <w:p w14:paraId="6DDFE130">
      <w:pPr>
        <w:pStyle w:val="3"/>
        <w:numPr>
          <w:ilvl w:val="0"/>
          <w:numId w:val="12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包含子用例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</w:p>
    <w:p w14:paraId="40CED96F">
      <w:pPr>
        <w:pStyle w:val="3"/>
        <w:numPr>
          <w:ilvl w:val="1"/>
          <w:numId w:val="12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UC_02_01: 基于诊断结果的智能咨询</w:t>
      </w:r>
    </w:p>
    <w:p w14:paraId="5A785FD9">
      <w:pPr>
        <w:pStyle w:val="3"/>
        <w:numPr>
          <w:ilvl w:val="1"/>
          <w:numId w:val="12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UC_02_02: 文本问题智能咨询</w:t>
      </w:r>
    </w:p>
    <w:p w14:paraId="5701F095">
      <w:pPr>
        <w:pStyle w:val="3"/>
        <w:numPr>
          <w:ilvl w:val="1"/>
          <w:numId w:val="12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UC_02_03: 查看相似病例参考</w:t>
      </w:r>
    </w:p>
    <w:p w14:paraId="00775B6D">
      <w:pPr>
        <w:pStyle w:val="3"/>
        <w:numPr>
          <w:ilvl w:val="1"/>
          <w:numId w:val="12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UC_02_04: 多轮对话咨询</w:t>
      </w:r>
    </w:p>
    <w:p w14:paraId="7DFB0929">
      <w:pPr>
        <w:pStyle w:val="3"/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 病例管理用例 (UC_03)</w:t>
      </w:r>
    </w:p>
    <w:p w14:paraId="229B5C50">
      <w:pPr>
        <w:pStyle w:val="3"/>
        <w:numPr>
          <w:ilvl w:val="0"/>
          <w:numId w:val="13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参与者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：农户、园艺爱好者、技术人员、管理员</w:t>
      </w:r>
    </w:p>
    <w:p w14:paraId="3D31362A">
      <w:pPr>
        <w:pStyle w:val="3"/>
        <w:numPr>
          <w:ilvl w:val="0"/>
          <w:numId w:val="13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包含子用例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</w:p>
    <w:p w14:paraId="23F7BF94">
      <w:pPr>
        <w:pStyle w:val="3"/>
        <w:numPr>
          <w:ilvl w:val="1"/>
          <w:numId w:val="13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UC_03_01: 创建新病例</w:t>
      </w:r>
    </w:p>
    <w:p w14:paraId="727D4DD4">
      <w:pPr>
        <w:pStyle w:val="3"/>
        <w:numPr>
          <w:ilvl w:val="1"/>
          <w:numId w:val="13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UC_03_02: 查看病例详情</w:t>
      </w:r>
    </w:p>
    <w:p w14:paraId="4C1FBFA4">
      <w:pPr>
        <w:pStyle w:val="3"/>
        <w:numPr>
          <w:ilvl w:val="1"/>
          <w:numId w:val="13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UC_03_03: 更新病例信息</w:t>
      </w:r>
    </w:p>
    <w:p w14:paraId="7907D9B5">
      <w:pPr>
        <w:pStyle w:val="3"/>
        <w:numPr>
          <w:ilvl w:val="1"/>
          <w:numId w:val="13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UC_03_04: 上传复查图片</w:t>
      </w:r>
    </w:p>
    <w:p w14:paraId="3D37DA82">
      <w:pPr>
        <w:pStyle w:val="3"/>
        <w:numPr>
          <w:ilvl w:val="1"/>
          <w:numId w:val="13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UC_03_05: 查看病情时间线</w:t>
      </w:r>
    </w:p>
    <w:p w14:paraId="22C67A7B">
      <w:pPr>
        <w:pStyle w:val="3"/>
        <w:numPr>
          <w:ilvl w:val="1"/>
          <w:numId w:val="13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UC_03_06: 导出病例报告</w:t>
      </w:r>
    </w:p>
    <w:p w14:paraId="33557E93">
      <w:pPr>
        <w:pStyle w:val="3"/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4. 统计分析用例 (UC_04)</w:t>
      </w:r>
    </w:p>
    <w:p w14:paraId="71E5A896">
      <w:pPr>
        <w:pStyle w:val="3"/>
        <w:numPr>
          <w:ilvl w:val="0"/>
          <w:numId w:val="14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参与者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：技术人员、管理员</w:t>
      </w:r>
    </w:p>
    <w:p w14:paraId="128184DF">
      <w:pPr>
        <w:pStyle w:val="3"/>
        <w:numPr>
          <w:ilvl w:val="0"/>
          <w:numId w:val="14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包含子用例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</w:p>
    <w:p w14:paraId="0DD31497">
      <w:pPr>
        <w:pStyle w:val="3"/>
        <w:numPr>
          <w:ilvl w:val="1"/>
          <w:numId w:val="14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UC_04_01: 查看病害分布热力图</w:t>
      </w:r>
    </w:p>
    <w:p w14:paraId="75C99375">
      <w:pPr>
        <w:pStyle w:val="3"/>
        <w:numPr>
          <w:ilvl w:val="1"/>
          <w:numId w:val="14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UC_04_02: 查看诊断准确率统计</w:t>
      </w:r>
    </w:p>
    <w:p w14:paraId="512AEEF5">
      <w:pPr>
        <w:pStyle w:val="3"/>
        <w:numPr>
          <w:ilvl w:val="1"/>
          <w:numId w:val="14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UC_04_03: 查看区域病害趋势</w:t>
      </w:r>
    </w:p>
    <w:p w14:paraId="771E05CA">
      <w:pPr>
        <w:pStyle w:val="3"/>
        <w:numPr>
          <w:ilvl w:val="1"/>
          <w:numId w:val="14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UC_04_04: 导出统计报表</w:t>
      </w:r>
    </w:p>
    <w:p w14:paraId="55D11FF3">
      <w:pPr>
        <w:pStyle w:val="3"/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5. 区域预警用例 (UC_05)</w:t>
      </w:r>
    </w:p>
    <w:p w14:paraId="52C399FF">
      <w:pPr>
        <w:pStyle w:val="3"/>
        <w:numPr>
          <w:ilvl w:val="0"/>
          <w:numId w:val="15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参与者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：技术人员、管理员、农户</w:t>
      </w:r>
    </w:p>
    <w:p w14:paraId="34F7BAFB">
      <w:pPr>
        <w:pStyle w:val="3"/>
        <w:numPr>
          <w:ilvl w:val="0"/>
          <w:numId w:val="15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包含子用例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</w:p>
    <w:p w14:paraId="1ECD05E1">
      <w:pPr>
        <w:pStyle w:val="3"/>
        <w:numPr>
          <w:ilvl w:val="1"/>
          <w:numId w:val="15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UC_05_01: 配置预警阈值</w:t>
      </w:r>
    </w:p>
    <w:p w14:paraId="3A674249">
      <w:pPr>
        <w:pStyle w:val="3"/>
        <w:numPr>
          <w:ilvl w:val="1"/>
          <w:numId w:val="15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UC_05_02: 查看预警列表</w:t>
      </w:r>
    </w:p>
    <w:p w14:paraId="2666B12E">
      <w:pPr>
        <w:pStyle w:val="3"/>
        <w:numPr>
          <w:ilvl w:val="1"/>
          <w:numId w:val="15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UC_05_03: 处理预警事件</w:t>
      </w:r>
    </w:p>
    <w:p w14:paraId="4CA7F033">
      <w:pPr>
        <w:pStyle w:val="3"/>
        <w:numPr>
          <w:ilvl w:val="1"/>
          <w:numId w:val="15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UC_05_04: 接收预警通知</w:t>
      </w:r>
    </w:p>
    <w:p w14:paraId="61B6C119">
      <w:pPr>
        <w:pStyle w:val="3"/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6. 用户管理用例 (UC_06)</w:t>
      </w:r>
    </w:p>
    <w:p w14:paraId="3B1ABD7D">
      <w:pPr>
        <w:pStyle w:val="3"/>
        <w:numPr>
          <w:ilvl w:val="0"/>
          <w:numId w:val="16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参与者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：管理员</w:t>
      </w:r>
    </w:p>
    <w:p w14:paraId="0BE44359">
      <w:pPr>
        <w:pStyle w:val="3"/>
        <w:numPr>
          <w:ilvl w:val="0"/>
          <w:numId w:val="16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包含子用例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</w:p>
    <w:p w14:paraId="4EF86621">
      <w:pPr>
        <w:pStyle w:val="3"/>
        <w:numPr>
          <w:ilvl w:val="1"/>
          <w:numId w:val="16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UC_06_01: 管理用户账户</w:t>
      </w:r>
    </w:p>
    <w:p w14:paraId="2A72CDB1">
      <w:pPr>
        <w:pStyle w:val="3"/>
        <w:numPr>
          <w:ilvl w:val="1"/>
          <w:numId w:val="16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UC_06_02: 分配用户权限</w:t>
      </w:r>
    </w:p>
    <w:p w14:paraId="1149C0A4">
      <w:pPr>
        <w:pStyle w:val="3"/>
        <w:numPr>
          <w:ilvl w:val="1"/>
          <w:numId w:val="16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UC_06_03: 查看用户活动日志</w:t>
      </w:r>
    </w:p>
    <w:p w14:paraId="5570160A">
      <w:pPr>
        <w:pStyle w:val="3"/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7. 知识库管理用例 (UC_07)</w:t>
      </w:r>
    </w:p>
    <w:p w14:paraId="480A5BE4">
      <w:pPr>
        <w:pStyle w:val="3"/>
        <w:numPr>
          <w:ilvl w:val="0"/>
          <w:numId w:val="17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参与者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：管理员</w:t>
      </w:r>
    </w:p>
    <w:p w14:paraId="507426FF">
      <w:pPr>
        <w:pStyle w:val="3"/>
        <w:numPr>
          <w:ilvl w:val="0"/>
          <w:numId w:val="17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包含子用例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</w:p>
    <w:p w14:paraId="1308F76E">
      <w:pPr>
        <w:pStyle w:val="3"/>
        <w:numPr>
          <w:ilvl w:val="1"/>
          <w:numId w:val="17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UC_07_01: 维护病害知识条目</w:t>
      </w:r>
    </w:p>
    <w:p w14:paraId="5A08F4ED">
      <w:pPr>
        <w:pStyle w:val="3"/>
        <w:numPr>
          <w:ilvl w:val="1"/>
          <w:numId w:val="17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UC_07_02: 审核知识内容</w:t>
      </w:r>
    </w:p>
    <w:p w14:paraId="24A90A41">
      <w:pPr>
        <w:pStyle w:val="3"/>
        <w:numPr>
          <w:ilvl w:val="1"/>
          <w:numId w:val="17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UC_07_03: 管理知识版本</w:t>
      </w:r>
    </w:p>
    <w:p w14:paraId="03FB3782">
      <w:pPr>
        <w:pStyle w:val="3"/>
        <w:numPr>
          <w:ilvl w:val="1"/>
          <w:numId w:val="17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UC_07_04: 更新向量索引</w:t>
      </w:r>
    </w:p>
    <w:p w14:paraId="578D2C2C">
      <w:pPr>
        <w:pStyle w:val="3"/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8. 系统配置用例 (UC_08)</w:t>
      </w:r>
    </w:p>
    <w:p w14:paraId="5DE48BCB">
      <w:pPr>
        <w:pStyle w:val="3"/>
        <w:numPr>
          <w:ilvl w:val="0"/>
          <w:numId w:val="18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参与者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：管理员</w:t>
      </w:r>
    </w:p>
    <w:p w14:paraId="23D3D599">
      <w:pPr>
        <w:pStyle w:val="3"/>
        <w:numPr>
          <w:ilvl w:val="0"/>
          <w:numId w:val="18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包含子用例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</w:p>
    <w:p w14:paraId="10B602CF">
      <w:pPr>
        <w:pStyle w:val="3"/>
        <w:numPr>
          <w:ilvl w:val="1"/>
          <w:numId w:val="18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UC_08_01: 配置系统参数</w:t>
      </w:r>
    </w:p>
    <w:p w14:paraId="319689D4">
      <w:pPr>
        <w:pStyle w:val="3"/>
        <w:numPr>
          <w:ilvl w:val="1"/>
          <w:numId w:val="18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UC_08_02: 管理模型版本</w:t>
      </w:r>
    </w:p>
    <w:p w14:paraId="7732608E">
      <w:pPr>
        <w:pStyle w:val="3"/>
        <w:numPr>
          <w:ilvl w:val="1"/>
          <w:numId w:val="18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UC_08_03: 配置通知模板</w:t>
      </w:r>
    </w:p>
    <w:p w14:paraId="62AF1FEB">
      <w:pPr>
        <w:pStyle w:val="3"/>
        <w:numPr>
          <w:ilvl w:val="1"/>
          <w:numId w:val="18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UC_08_04: 监控系统状态</w:t>
      </w:r>
    </w:p>
    <w:p w14:paraId="73686FC8">
      <w:pPr>
        <w:pStyle w:val="3"/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9. 数据维护用例 (UC_09)</w:t>
      </w:r>
    </w:p>
    <w:p w14:paraId="08953DB3">
      <w:pPr>
        <w:pStyle w:val="3"/>
        <w:numPr>
          <w:ilvl w:val="0"/>
          <w:numId w:val="19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参与者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：管理员</w:t>
      </w:r>
    </w:p>
    <w:p w14:paraId="606CC12F">
      <w:pPr>
        <w:pStyle w:val="3"/>
        <w:numPr>
          <w:ilvl w:val="0"/>
          <w:numId w:val="19"/>
        </w:numPr>
        <w:ind w:firstLine="422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b/>
          <w:bCs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包含子用例</w:t>
      </w: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</w:p>
    <w:p w14:paraId="473C1B04">
      <w:pPr>
        <w:pStyle w:val="3"/>
        <w:numPr>
          <w:ilvl w:val="1"/>
          <w:numId w:val="19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UC_09_01: 数据备份</w:t>
      </w:r>
    </w:p>
    <w:p w14:paraId="67E5345A">
      <w:pPr>
        <w:pStyle w:val="3"/>
        <w:numPr>
          <w:ilvl w:val="1"/>
          <w:numId w:val="19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UC_09_02: 数据恢复</w:t>
      </w:r>
    </w:p>
    <w:p w14:paraId="5F1660F9">
      <w:pPr>
        <w:pStyle w:val="3"/>
        <w:numPr>
          <w:ilvl w:val="1"/>
          <w:numId w:val="19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UC_09_03: 数据清理</w:t>
      </w:r>
    </w:p>
    <w:p w14:paraId="78930918">
      <w:pPr>
        <w:pStyle w:val="3"/>
        <w:numPr>
          <w:ilvl w:val="1"/>
          <w:numId w:val="19"/>
        </w:numPr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UC_09_04: 数据迁移</w:t>
      </w:r>
    </w:p>
    <w:p w14:paraId="30F161C0">
      <w:pPr>
        <w:pStyle w:val="3"/>
        <w:ind w:firstLine="420"/>
        <w:rPr>
          <w:rFonts w:hint="eastAsia" w:ascii="宋体" w:hAnsi="宋体"/>
          <w:color w:val="0070C0"/>
          <w:sz w:val="21"/>
          <w:szCs w:val="21"/>
        </w:rPr>
      </w:pPr>
    </w:p>
    <w:p w14:paraId="373FCDC1">
      <w:pPr>
        <w:pStyle w:val="4"/>
        <w:ind w:left="578" w:hanging="578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8" w:name="_Toc20263154"/>
      <w:bookmarkStart w:id="109" w:name="_Toc218621549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系统用例描述</w:t>
      </w:r>
      <w:bookmarkEnd w:id="108"/>
      <w:bookmarkEnd w:id="109"/>
    </w:p>
    <w:p w14:paraId="25C53823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10" w:name="_Toc218621550"/>
      <w:bookmarkStart w:id="111" w:name="_Toc20263155"/>
      <w:bookmarkStart w:id="112" w:name="_Toc281724840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用例描述概述</w:t>
      </w:r>
      <w:bookmarkEnd w:id="110"/>
      <w:bookmarkEnd w:id="111"/>
      <w:bookmarkEnd w:id="112"/>
    </w:p>
    <w:p w14:paraId="6DE66C2C">
      <w:pPr>
        <w:pStyle w:val="3"/>
        <w:ind w:firstLine="420"/>
        <w:rPr>
          <w:rFonts w:hint="eastAsia"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/>
          <w:color w:val="0D0D0D" w:themeColor="text1" w:themeTint="F2"/>
          <w:sz w:val="21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对每个用例采用脚本进行描述，按MVC思想划分V（视图）、B（业务逻辑）、E（实体）三类对象。</w:t>
      </w:r>
    </w:p>
    <w:p w14:paraId="3BD0D2B0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13" w:name="_Toc218621551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用例1：上传图片并进行病害诊断 (UC_01)</w:t>
      </w:r>
      <w:bookmarkEnd w:id="113"/>
    </w:p>
    <w:p w14:paraId="76E7065F">
      <w:pPr>
        <w:rPr>
          <w:rFonts w:hint="eastAsia"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/>
          <w:b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用例脚本：</w:t>
      </w:r>
      <w:r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见</w:t>
      </w:r>
      <w:r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REF _Ref218615332 \h  \* MERGEFORMAT </w:instrText>
      </w:r>
      <w:r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Fonts w:hint="eastAsia" w:ascii="宋体" w:hAnsi="宋体"/>
          <w:szCs w:val="21"/>
        </w:rPr>
        <w:t>表格 5</w:t>
      </w:r>
      <w:r>
        <w:rPr>
          <w:rFonts w:hint="eastAsia" w:ascii="宋体" w:hAnsi="宋体"/>
          <w:szCs w:val="21"/>
        </w:rPr>
        <w:noBreakHyphen/>
      </w:r>
      <w:r>
        <w:rPr>
          <w:rFonts w:hint="eastAsia" w:ascii="宋体" w:hAnsi="宋体"/>
          <w:szCs w:val="21"/>
        </w:rPr>
        <w:t>1</w:t>
      </w:r>
      <w:r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eastAsia"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271DE13D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bookmarkStart w:id="114" w:name="_Ref218615332"/>
      <w:r>
        <w:rPr>
          <w:rFonts w:hint="eastAsia" w:ascii="宋体" w:hAnsi="宋体" w:eastAsia="宋体"/>
          <w:b/>
          <w:bCs/>
          <w:sz w:val="24"/>
          <w:szCs w:val="24"/>
        </w:rPr>
        <w:t xml:space="preserve">表格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表格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1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bookmarkEnd w:id="114"/>
      <w:r>
        <w:rPr>
          <w:rFonts w:hint="eastAsia" w:ascii="宋体" w:hAnsi="宋体" w:eastAsia="宋体"/>
          <w:b/>
          <w:bCs/>
          <w:sz w:val="24"/>
          <w:szCs w:val="24"/>
        </w:rPr>
        <w:t>用例1的用例脚本</w:t>
      </w:r>
    </w:p>
    <w:tbl>
      <w:tblPr>
        <w:tblStyle w:val="29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644"/>
        <w:gridCol w:w="3722"/>
        <w:gridCol w:w="1896"/>
      </w:tblGrid>
      <w:tr w14:paraId="575600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EC56B6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用例名称：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C742AE">
            <w:pP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上传叶片图片进行病害诊断</w:t>
            </w:r>
          </w:p>
        </w:tc>
      </w:tr>
      <w:tr w14:paraId="1E535C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67A30A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用例</w:t>
            </w:r>
            <w:r>
              <w:rPr>
                <w:rFonts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E66F94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cs="Arial"/>
                <w:color w:val="0D0D0D" w:themeColor="text1" w:themeTint="F2"/>
                <w:kern w:val="0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</w:t>
            </w:r>
            <w:r>
              <w:rPr>
                <w:rFonts w:hint="eastAsia" w:ascii="宋体" w:hAnsi="宋体"/>
                <w:color w:val="0D0D0D" w:themeColor="text1" w:themeTint="F2"/>
                <w:kern w:val="0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_01_01</w:t>
            </w:r>
          </w:p>
        </w:tc>
      </w:tr>
      <w:tr w14:paraId="4D7F9D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0CBAE0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参与者：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6A0CF3">
            <w:pP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用户（农户、园艺爱好者、技术人员）</w:t>
            </w:r>
          </w:p>
        </w:tc>
      </w:tr>
      <w:tr w14:paraId="7F5A25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CCB4F8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描述：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475A25">
            <w:pP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用户上传作物叶片图片，系统自动识别病害类型并返回诊断结果</w:t>
            </w:r>
          </w:p>
        </w:tc>
      </w:tr>
      <w:tr w14:paraId="2E396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557EA5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启动：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E85609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用户点击"上传图片"按钮</w:t>
            </w:r>
          </w:p>
        </w:tc>
      </w:tr>
      <w:tr w14:paraId="35BB02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03045F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前置条件：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CB925E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用户已登录系统</w:t>
            </w:r>
          </w:p>
        </w:tc>
      </w:tr>
      <w:tr w14:paraId="4A8386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62A1A7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后置条件：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E078B4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图片已保存，诊断结果已生成并显示</w:t>
            </w:r>
          </w:p>
        </w:tc>
      </w:tr>
      <w:tr w14:paraId="66FB38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DD1855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主事件流</w:t>
            </w:r>
            <w:r>
              <w:rPr>
                <w:rFonts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</w:tr>
      <w:tr w14:paraId="321476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B7C0AB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用户视图</w:t>
            </w:r>
          </w:p>
          <w:p w14:paraId="7A672D98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Form</w:t>
            </w: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</w:p>
        </w:tc>
        <w:tc>
          <w:tcPr>
            <w:tcW w:w="3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4D1960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逻辑运算</w:t>
            </w:r>
          </w:p>
          <w:p w14:paraId="1FD36D24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</w:t>
            </w: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</w:p>
        </w:tc>
        <w:tc>
          <w:tcPr>
            <w:tcW w:w="18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0EBBD3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数据实体</w:t>
            </w:r>
          </w:p>
          <w:p w14:paraId="0948348B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Enti</w:t>
            </w: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</w:p>
        </w:tc>
      </w:tr>
      <w:tr w14:paraId="276694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0E8F27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 用户选择本地图片文件或调用摄像头拍摄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ab/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ab/>
            </w:r>
          </w:p>
        </w:tc>
        <w:tc>
          <w:tcPr>
            <w:tcW w:w="3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96A72F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 </w:t>
            </w:r>
          </w:p>
        </w:tc>
        <w:tc>
          <w:tcPr>
            <w:tcW w:w="18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986BA6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2FE89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531A85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2D3909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2. 系统校验图片格式和大小</w:t>
            </w:r>
          </w:p>
        </w:tc>
        <w:tc>
          <w:tcPr>
            <w:tcW w:w="18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F1C424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494B1A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FDF9BA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3. 用户点击"开始诊断"按钮</w:t>
            </w:r>
          </w:p>
        </w:tc>
        <w:tc>
          <w:tcPr>
            <w:tcW w:w="3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6229FD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8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F1AB72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7CE397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4EAFB0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B6CEA7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4. 调用图像识别服务进行病害识别</w:t>
            </w:r>
          </w:p>
        </w:tc>
        <w:tc>
          <w:tcPr>
            <w:tcW w:w="18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229CBB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ImageEnti, ModelEnti</w:t>
            </w:r>
          </w:p>
        </w:tc>
      </w:tr>
      <w:tr w14:paraId="00BEE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33888E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0A9676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5. 提取图片特征向量</w:t>
            </w:r>
          </w:p>
        </w:tc>
        <w:tc>
          <w:tcPr>
            <w:tcW w:w="18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3B15C5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FeatureVectorEnti</w:t>
            </w:r>
          </w:p>
        </w:tc>
      </w:tr>
      <w:tr w14:paraId="45F66A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6749603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ABBDE5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6. 保存诊断结果到数据库</w:t>
            </w:r>
          </w:p>
        </w:tc>
        <w:tc>
          <w:tcPr>
            <w:tcW w:w="18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A0C01A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DiagnosisResultEnti, CaseEnti</w:t>
            </w:r>
          </w:p>
        </w:tc>
      </w:tr>
      <w:tr w14:paraId="4EE398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F6AE7B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7. 前端显示诊断结果和置信度</w:t>
            </w:r>
          </w:p>
        </w:tc>
        <w:tc>
          <w:tcPr>
            <w:tcW w:w="3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9056D1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8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5F30E5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66DBB8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567BE4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异常流</w:t>
            </w:r>
          </w:p>
        </w:tc>
      </w:tr>
      <w:tr w14:paraId="6341C2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3AB0C7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异常原因</w:t>
            </w:r>
          </w:p>
        </w:tc>
        <w:tc>
          <w:tcPr>
            <w:tcW w:w="561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9C825B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处理方式</w:t>
            </w:r>
          </w:p>
        </w:tc>
      </w:tr>
      <w:tr w14:paraId="24200D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CFF32E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 </w:t>
            </w: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A1：图片格式不支持</w:t>
            </w:r>
          </w:p>
        </w:tc>
        <w:tc>
          <w:tcPr>
            <w:tcW w:w="561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B11284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 </w:t>
            </w: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系统提示"请上传JPG或PNG格式的图片"</w:t>
            </w:r>
          </w:p>
        </w:tc>
      </w:tr>
      <w:tr w14:paraId="4754AC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AD891F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A2：图片文件过大</w:t>
            </w:r>
          </w:p>
        </w:tc>
        <w:tc>
          <w:tcPr>
            <w:tcW w:w="561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7255DD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系统提示"图片大小不能超过10MB"</w:t>
            </w:r>
          </w:p>
        </w:tc>
      </w:tr>
      <w:tr w14:paraId="65423A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A9C8D8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E1：识别服务异常</w:t>
            </w:r>
          </w:p>
        </w:tc>
        <w:tc>
          <w:tcPr>
            <w:tcW w:w="561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8AD60B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系统提示"诊断服务暂时不可用，请稍后重试"</w:t>
            </w:r>
          </w:p>
        </w:tc>
      </w:tr>
      <w:tr w14:paraId="311AB8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8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A10349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E2：网络异常</w:t>
            </w:r>
          </w:p>
        </w:tc>
        <w:tc>
          <w:tcPr>
            <w:tcW w:w="561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07F3A5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系统提示"网络连接异常，请检查网络设置"</w:t>
            </w:r>
          </w:p>
        </w:tc>
      </w:tr>
    </w:tbl>
    <w:p w14:paraId="7CB390AA">
      <w:pPr>
        <w:rPr>
          <w:bCs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FC1BDF0">
      <w:pPr>
        <w:spacing w:line="360" w:lineRule="auto"/>
        <w:rPr>
          <w:b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从用例划分出</w:t>
      </w:r>
      <w:r>
        <w:rPr>
          <w:b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VBE</w:t>
      </w:r>
      <w:r>
        <w:rPr>
          <w:rFonts w:hint="eastAsia"/>
          <w:b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三种基本类</w:t>
      </w:r>
      <w:r>
        <w:rPr>
          <w:b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: </w:t>
      </w:r>
    </w:p>
    <w:p w14:paraId="16A058E9">
      <w:pPr>
        <w:numPr>
          <w:ilvl w:val="0"/>
          <w:numId w:val="20"/>
        </w:numPr>
        <w:spacing w:line="360" w:lineRule="auto"/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</w:t>
      </w:r>
      <w:r>
        <w:rPr>
          <w:rFonts w:hint="eastAsia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类：</w:t>
      </w:r>
      <w:r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ImageUploadForm</w:t>
      </w:r>
    </w:p>
    <w:p w14:paraId="207FA961">
      <w:pPr>
        <w:numPr>
          <w:ilvl w:val="0"/>
          <w:numId w:val="20"/>
        </w:numPr>
        <w:spacing w:line="360" w:lineRule="auto"/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</w:t>
      </w:r>
      <w:r>
        <w:rPr>
          <w:rFonts w:hint="eastAsia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类：</w:t>
      </w:r>
      <w:r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ImageRecognitionOper</w:t>
      </w:r>
    </w:p>
    <w:p w14:paraId="5C91B3B2">
      <w:pPr>
        <w:numPr>
          <w:ilvl w:val="0"/>
          <w:numId w:val="20"/>
        </w:numPr>
        <w:spacing w:line="360" w:lineRule="auto"/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</w:t>
      </w:r>
      <w:r>
        <w:rPr>
          <w:rFonts w:hint="eastAsia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类：</w:t>
      </w:r>
      <w:r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ImageEnti, DiagnosisResultEnti, FeatureVectorEnti</w:t>
      </w:r>
    </w:p>
    <w:p w14:paraId="4373687C">
      <w:pPr>
        <w:pStyle w:val="5"/>
        <w:rPr>
          <w:rFonts w:hint="eastAsia" w:ascii="宋体" w:hAnsi="宋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15" w:name="_Toc218621552"/>
      <w:r>
        <w:rPr>
          <w:rFonts w:hint="eastAsia" w:ascii="宋体" w:hAnsi="宋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用例2：智能咨询问答 (UC_02_01)</w:t>
      </w:r>
      <w:bookmarkEnd w:id="115"/>
    </w:p>
    <w:p w14:paraId="457AED2A">
      <w:pPr>
        <w:pStyle w:val="3"/>
        <w:ind w:firstLine="0" w:firstLineChars="0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/>
          <w:b/>
          <w:bCs/>
          <w:sz w:val="21"/>
          <w:szCs w:val="21"/>
        </w:rPr>
        <w:t>用例脚本：见</w:t>
      </w:r>
      <w:r>
        <w:rPr>
          <w:rFonts w:ascii="宋体" w:hAnsi="宋体"/>
          <w:b/>
          <w:bCs/>
          <w:sz w:val="21"/>
          <w:szCs w:val="21"/>
        </w:rPr>
        <w:fldChar w:fldCharType="begin"/>
      </w:r>
      <w:r>
        <w:rPr>
          <w:rFonts w:ascii="宋体" w:hAnsi="宋体"/>
          <w:b/>
          <w:bCs/>
          <w:sz w:val="21"/>
          <w:szCs w:val="21"/>
        </w:rPr>
        <w:instrText xml:space="preserve"> </w:instrText>
      </w:r>
      <w:r>
        <w:rPr>
          <w:rFonts w:hint="eastAsia" w:ascii="宋体" w:hAnsi="宋体"/>
          <w:b/>
          <w:bCs/>
          <w:sz w:val="21"/>
          <w:szCs w:val="21"/>
        </w:rPr>
        <w:instrText xml:space="preserve">REF _Ref218615559 \h</w:instrText>
      </w:r>
      <w:r>
        <w:rPr>
          <w:rFonts w:ascii="宋体" w:hAnsi="宋体"/>
          <w:b/>
          <w:bCs/>
          <w:sz w:val="21"/>
          <w:szCs w:val="21"/>
        </w:rPr>
        <w:instrText xml:space="preserve"> </w:instrText>
      </w:r>
      <w:r>
        <w:rPr>
          <w:rFonts w:hint="eastAsia" w:ascii="宋体" w:hAnsi="宋体"/>
          <w:b/>
          <w:bCs/>
          <w:sz w:val="21"/>
          <w:szCs w:val="21"/>
        </w:rPr>
        <w:instrText xml:space="preserve"> \* MERGEFORMAT </w:instrText>
      </w:r>
      <w:r>
        <w:rPr>
          <w:rFonts w:ascii="宋体" w:hAnsi="宋体"/>
          <w:b/>
          <w:bCs/>
          <w:sz w:val="21"/>
          <w:szCs w:val="21"/>
        </w:rPr>
        <w:fldChar w:fldCharType="separate"/>
      </w:r>
      <w:r>
        <w:rPr>
          <w:rFonts w:hint="eastAsia" w:ascii="宋体" w:hAnsi="宋体"/>
          <w:b/>
          <w:bCs/>
          <w:sz w:val="21"/>
          <w:szCs w:val="21"/>
        </w:rPr>
        <w:t>表格 5</w:t>
      </w:r>
      <w:r>
        <w:rPr>
          <w:rFonts w:hint="eastAsia" w:ascii="宋体" w:hAnsi="宋体"/>
          <w:b/>
          <w:bCs/>
          <w:sz w:val="21"/>
          <w:szCs w:val="21"/>
        </w:rPr>
        <w:noBreakHyphen/>
      </w:r>
      <w:r>
        <w:rPr>
          <w:rFonts w:hint="eastAsia" w:ascii="宋体" w:hAnsi="宋体"/>
          <w:b/>
          <w:bCs/>
          <w:sz w:val="21"/>
          <w:szCs w:val="21"/>
        </w:rPr>
        <w:t>2</w:t>
      </w:r>
      <w:r>
        <w:rPr>
          <w:rFonts w:ascii="宋体" w:hAnsi="宋体"/>
          <w:b/>
          <w:bCs/>
          <w:sz w:val="21"/>
          <w:szCs w:val="21"/>
        </w:rPr>
        <w:fldChar w:fldCharType="end"/>
      </w:r>
    </w:p>
    <w:p w14:paraId="47C99F23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bookmarkStart w:id="116" w:name="_Ref218615559"/>
      <w:r>
        <w:rPr>
          <w:rFonts w:hint="eastAsia" w:ascii="宋体" w:hAnsi="宋体" w:eastAsia="宋体"/>
          <w:b/>
          <w:bCs/>
          <w:sz w:val="24"/>
          <w:szCs w:val="24"/>
        </w:rPr>
        <w:t xml:space="preserve">表格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表格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bookmarkEnd w:id="116"/>
      <w:r>
        <w:rPr>
          <w:rFonts w:hint="eastAsia" w:ascii="宋体" w:hAnsi="宋体" w:eastAsia="宋体"/>
          <w:b/>
          <w:bCs/>
          <w:sz w:val="24"/>
          <w:szCs w:val="24"/>
        </w:rPr>
        <w:t>用例2的用例脚本</w:t>
      </w:r>
    </w:p>
    <w:tbl>
      <w:tblPr>
        <w:tblStyle w:val="29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767"/>
        <w:gridCol w:w="3059"/>
        <w:gridCol w:w="2436"/>
      </w:tblGrid>
      <w:tr w14:paraId="2DEA80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497A07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用例名称：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DB0F65">
            <w:pP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基于诊断结果的智能咨询</w:t>
            </w:r>
          </w:p>
        </w:tc>
      </w:tr>
      <w:tr w14:paraId="059095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3DE9A1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用例</w:t>
            </w:r>
            <w:r>
              <w:rPr>
                <w:rFonts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38869B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UC_02_01</w:t>
            </w:r>
          </w:p>
        </w:tc>
      </w:tr>
      <w:tr w14:paraId="39D38E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D229E9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参与者：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9E9555">
            <w:pP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用户（农户、园艺爱好者、技术人员）</w:t>
            </w:r>
          </w:p>
        </w:tc>
      </w:tr>
      <w:tr w14:paraId="558B42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0EE6A6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描述：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B3247A">
            <w:pP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用户基于病害诊断结果，获取详细的防治建议和相似病例参考</w:t>
            </w:r>
          </w:p>
        </w:tc>
      </w:tr>
      <w:tr w14:paraId="7AC8A4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899EF8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启动：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A46BCE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用户在诊断结果页面点击"获取详细建议"</w:t>
            </w:r>
          </w:p>
        </w:tc>
      </w:tr>
      <w:tr w14:paraId="2A8C45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5283DD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前置条件：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99BA49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已完成病害图像识别，有诊断结果</w:t>
            </w:r>
          </w:p>
        </w:tc>
      </w:tr>
      <w:tr w14:paraId="6578EC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61ADE4">
            <w:pPr>
              <w:jc w:val="right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后置条件：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8E5E8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生成详细的防治建议，保存咨询记录</w:t>
            </w:r>
          </w:p>
        </w:tc>
      </w:tr>
      <w:tr w14:paraId="1FD29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18571B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主事件流</w:t>
            </w:r>
            <w:r>
              <w:rPr>
                <w:rFonts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</w:tr>
      <w:tr w14:paraId="2982F4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0D9F0A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用户视图</w:t>
            </w:r>
          </w:p>
          <w:p w14:paraId="1B9B3FC4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Form</w:t>
            </w: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EA02DE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逻辑运算</w:t>
            </w:r>
          </w:p>
          <w:p w14:paraId="057CCF20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</w:t>
            </w: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22B540">
            <w:pPr>
              <w:jc w:val="center"/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数据实体</w:t>
            </w:r>
          </w:p>
          <w:p w14:paraId="6E901BAF">
            <w:pPr>
              <w:jc w:val="center"/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</w:t>
            </w:r>
            <w:r>
              <w:rPr>
                <w:rFonts w:hint="eastAsia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</w:t>
            </w: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</w:t>
            </w:r>
            <w:r>
              <w:rPr>
                <w:rFonts w:hint="eastAsia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Enti</w:t>
            </w:r>
            <w:r>
              <w:rPr>
                <w:rFonts w:hint="eastAsia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</w:p>
        </w:tc>
      </w:tr>
      <w:tr w14:paraId="742163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F22EB4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 用户查看病害诊断结果</w:t>
            </w: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F6614B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FF530A">
            <w:pPr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771FB6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F205AE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2. 用户点击"获取防治建议"按钮</w:t>
            </w: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D0AD44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93E75D">
            <w:pP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333904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ABEC70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9A3FA8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3. 检索相关病害知识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88E800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KnowledgeEnti</w:t>
            </w:r>
          </w:p>
        </w:tc>
      </w:tr>
      <w:tr w14:paraId="253866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84CF77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17C5D3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4. 检索相似病例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CEEF7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CaseEnti, FeatureVectorEnti</w:t>
            </w:r>
          </w:p>
        </w:tc>
      </w:tr>
      <w:tr w14:paraId="2CF16B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CD5F29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C87033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5. 调用LLM生成建议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85393B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LLMServiceEnti</w:t>
            </w:r>
          </w:p>
        </w:tc>
      </w:tr>
      <w:tr w14:paraId="0E2AAB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3341A0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6960DB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6. 保存咨询记录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B58135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ConsultationEnti</w:t>
            </w:r>
          </w:p>
        </w:tc>
      </w:tr>
      <w:tr w14:paraId="38C2A3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173012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7. 前端显示防治建议和相似病例</w:t>
            </w: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9C091E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1690EC">
            <w:pPr>
              <w:rPr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67E92F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7E78B3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备选流：</w:t>
            </w: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A1：知识库无相关记录：提示"暂无该病害的详细资料"</w:t>
            </w:r>
          </w:p>
        </w:tc>
      </w:tr>
      <w:tr w14:paraId="7E19B9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D1EA63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异常流</w:t>
            </w:r>
          </w:p>
        </w:tc>
      </w:tr>
      <w:tr w14:paraId="6B66F9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F1F00F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异常原因</w:t>
            </w:r>
          </w:p>
        </w:tc>
        <w:tc>
          <w:tcPr>
            <w:tcW w:w="549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934265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处理方式</w:t>
            </w:r>
          </w:p>
        </w:tc>
      </w:tr>
      <w:tr w14:paraId="728564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7CAC08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 </w:t>
            </w: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E1：LLM服务异常</w:t>
            </w:r>
          </w:p>
        </w:tc>
        <w:tc>
          <w:tcPr>
            <w:tcW w:w="549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E0A778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 </w:t>
            </w: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返回基于知识库的静态建议</w:t>
            </w:r>
          </w:p>
        </w:tc>
      </w:tr>
    </w:tbl>
    <w:p w14:paraId="27BC8510">
      <w:pPr>
        <w:pStyle w:val="3"/>
        <w:ind w:firstLine="480"/>
      </w:pPr>
    </w:p>
    <w:p w14:paraId="5EEB4FD0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17" w:name="_Toc218621553"/>
      <w:bookmarkStart w:id="118" w:name="_Hlk218605296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用例3：病例管理 (UC_03_02)</w:t>
      </w:r>
      <w:bookmarkEnd w:id="117"/>
    </w:p>
    <w:p w14:paraId="5AFBD962">
      <w:pPr>
        <w:pStyle w:val="3"/>
        <w:ind w:firstLine="422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用例脚本</w:t>
      </w:r>
      <w:r>
        <w:rPr>
          <w:rFonts w:hint="eastAsia" w:ascii="宋体" w:hAnsi="宋体"/>
          <w:b/>
          <w:bCs/>
          <w:sz w:val="21"/>
          <w:szCs w:val="21"/>
        </w:rPr>
        <w:t>：见</w:t>
      </w:r>
      <w:r>
        <w:rPr>
          <w:rFonts w:ascii="宋体" w:hAnsi="宋体"/>
          <w:b/>
          <w:bCs/>
          <w:sz w:val="21"/>
          <w:szCs w:val="21"/>
        </w:rPr>
        <w:fldChar w:fldCharType="begin"/>
      </w:r>
      <w:r>
        <w:rPr>
          <w:rFonts w:ascii="宋体" w:hAnsi="宋体"/>
          <w:b/>
          <w:bCs/>
          <w:sz w:val="21"/>
          <w:szCs w:val="21"/>
        </w:rPr>
        <w:instrText xml:space="preserve"> </w:instrText>
      </w:r>
      <w:r>
        <w:rPr>
          <w:rFonts w:hint="eastAsia" w:ascii="宋体" w:hAnsi="宋体"/>
          <w:b/>
          <w:bCs/>
          <w:sz w:val="21"/>
          <w:szCs w:val="21"/>
        </w:rPr>
        <w:instrText xml:space="preserve">REF _Ref218615710 \h</w:instrText>
      </w:r>
      <w:r>
        <w:rPr>
          <w:rFonts w:ascii="宋体" w:hAnsi="宋体"/>
          <w:b/>
          <w:bCs/>
          <w:sz w:val="21"/>
          <w:szCs w:val="21"/>
        </w:rPr>
        <w:instrText xml:space="preserve"> </w:instrText>
      </w:r>
      <w:r>
        <w:rPr>
          <w:rFonts w:hint="eastAsia" w:ascii="宋体" w:hAnsi="宋体"/>
          <w:b/>
          <w:bCs/>
          <w:sz w:val="21"/>
          <w:szCs w:val="21"/>
        </w:rPr>
        <w:instrText xml:space="preserve"> \* MERGEFORMAT </w:instrText>
      </w:r>
      <w:r>
        <w:rPr>
          <w:rFonts w:ascii="宋体" w:hAnsi="宋体"/>
          <w:b/>
          <w:bCs/>
          <w:sz w:val="21"/>
          <w:szCs w:val="21"/>
        </w:rPr>
        <w:fldChar w:fldCharType="separate"/>
      </w:r>
      <w:r>
        <w:rPr>
          <w:rFonts w:hint="eastAsia" w:ascii="宋体" w:hAnsi="宋体"/>
          <w:b/>
          <w:bCs/>
          <w:sz w:val="21"/>
          <w:szCs w:val="21"/>
        </w:rPr>
        <w:t>表格 5</w:t>
      </w:r>
      <w:r>
        <w:rPr>
          <w:rFonts w:hint="eastAsia" w:ascii="宋体" w:hAnsi="宋体"/>
          <w:b/>
          <w:bCs/>
          <w:sz w:val="21"/>
          <w:szCs w:val="21"/>
        </w:rPr>
        <w:noBreakHyphen/>
      </w:r>
      <w:r>
        <w:rPr>
          <w:rFonts w:hint="eastAsia" w:ascii="宋体" w:hAnsi="宋体"/>
          <w:b/>
          <w:bCs/>
          <w:sz w:val="21"/>
          <w:szCs w:val="21"/>
        </w:rPr>
        <w:t>3</w:t>
      </w:r>
      <w:r>
        <w:rPr>
          <w:rFonts w:ascii="宋体" w:hAnsi="宋体"/>
          <w:b/>
          <w:bCs/>
          <w:sz w:val="21"/>
          <w:szCs w:val="21"/>
        </w:rPr>
        <w:fldChar w:fldCharType="end"/>
      </w:r>
    </w:p>
    <w:p w14:paraId="29174883">
      <w:pPr>
        <w:pStyle w:val="3"/>
        <w:ind w:firstLine="0" w:firstLineChars="0"/>
        <w:rPr>
          <w:rFonts w:hint="eastAsia" w:ascii="宋体" w:hAnsi="宋体"/>
        </w:rPr>
      </w:pPr>
    </w:p>
    <w:p w14:paraId="5F2DB80B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bookmarkStart w:id="119" w:name="_Ref218615710"/>
      <w:r>
        <w:rPr>
          <w:rFonts w:hint="eastAsia" w:ascii="宋体" w:hAnsi="宋体" w:eastAsia="宋体"/>
          <w:b/>
          <w:bCs/>
          <w:sz w:val="24"/>
          <w:szCs w:val="24"/>
        </w:rPr>
        <w:t xml:space="preserve">表格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表格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bookmarkEnd w:id="119"/>
      <w:r>
        <w:rPr>
          <w:rFonts w:hint="eastAsia" w:ascii="宋体" w:hAnsi="宋体" w:eastAsia="宋体"/>
          <w:b/>
          <w:bCs/>
          <w:sz w:val="24"/>
          <w:szCs w:val="24"/>
        </w:rPr>
        <w:t>用例3的用例脚本</w:t>
      </w:r>
    </w:p>
    <w:bookmarkEnd w:id="118"/>
    <w:tbl>
      <w:tblPr>
        <w:tblStyle w:val="29"/>
        <w:tblW w:w="844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767"/>
        <w:gridCol w:w="3059"/>
        <w:gridCol w:w="2436"/>
      </w:tblGrid>
      <w:tr w14:paraId="3C5238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0BEBE">
            <w:pPr>
              <w:jc w:val="right"/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用例名称：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724F20">
            <w:pP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查看病例详情</w:t>
            </w:r>
          </w:p>
        </w:tc>
      </w:tr>
      <w:tr w14:paraId="659A34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58B59C">
            <w:pPr>
              <w:jc w:val="right"/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用例</w:t>
            </w:r>
            <w:r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  <w:r>
              <w:rPr>
                <w:rFonts w:hint="eastAsia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3BF106">
            <w:pP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UC_03_02</w:t>
            </w:r>
          </w:p>
        </w:tc>
      </w:tr>
      <w:tr w14:paraId="586891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D7D509">
            <w:pPr>
              <w:jc w:val="right"/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参与者：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4A0C5">
            <w:pP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用户（农户、园艺爱好者、技术人员）</w:t>
            </w:r>
          </w:p>
        </w:tc>
      </w:tr>
      <w:tr w14:paraId="4866AA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B56A61">
            <w:pPr>
              <w:jc w:val="right"/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描述：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BEF26A">
            <w:pP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用户查看已保存病例的详细信息，包括诊断历史、防治记录等</w:t>
            </w:r>
          </w:p>
        </w:tc>
      </w:tr>
      <w:tr w14:paraId="02AE1F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B7CE1E">
            <w:pPr>
              <w:jc w:val="right"/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启动：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6B1916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用户在病例列表点击某个病例</w:t>
            </w:r>
          </w:p>
        </w:tc>
      </w:tr>
      <w:tr w14:paraId="513077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033DDD">
            <w:pPr>
              <w:jc w:val="right"/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前置条件：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6942B2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用户有已创建的病例记录</w:t>
            </w:r>
          </w:p>
        </w:tc>
      </w:tr>
      <w:tr w14:paraId="34794D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5FF650">
            <w:pPr>
              <w:jc w:val="right"/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后置条件：</w:t>
            </w:r>
          </w:p>
        </w:tc>
        <w:tc>
          <w:tcPr>
            <w:tcW w:w="726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793880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显示病例详细信息页面</w:t>
            </w:r>
          </w:p>
        </w:tc>
      </w:tr>
      <w:tr w14:paraId="3D93C5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9A7C00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主事件流</w:t>
            </w:r>
            <w:r>
              <w:rPr>
                <w:rFonts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</w:tr>
      <w:tr w14:paraId="3259F2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19D1FF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用户视图</w:t>
            </w:r>
          </w:p>
          <w:p w14:paraId="1E9A1E5F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Form</w:t>
            </w: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8BEA39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逻辑运算</w:t>
            </w:r>
          </w:p>
          <w:p w14:paraId="27A539AA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</w:t>
            </w: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A20800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数据实体</w:t>
            </w:r>
          </w:p>
          <w:p w14:paraId="4B19A84A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Enti</w:t>
            </w: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）</w:t>
            </w:r>
          </w:p>
        </w:tc>
      </w:tr>
      <w:tr w14:paraId="35792D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C76CF7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 用户进入"我的病例"页面</w:t>
            </w: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AC27A8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 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7A2F66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757F44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E4B193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2. 用户点击病例列表中的某条记录</w:t>
            </w: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7D1643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CBFB94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35E4BA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7551ED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D4CB3C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3. 查询病例基本信息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85AA58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CaseEnti</w:t>
            </w:r>
          </w:p>
        </w:tc>
      </w:tr>
      <w:tr w14:paraId="65604C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7D3A6F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3776A3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4. 查询关联的诊断记录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CF1B8A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DiagnosisResultEnti</w:t>
            </w:r>
          </w:p>
        </w:tc>
      </w:tr>
      <w:tr w14:paraId="34DE45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B32B22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68A83B4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5. 查询病情时间线数据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EB6DBF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CaseTimelineEnti</w:t>
            </w:r>
          </w:p>
        </w:tc>
      </w:tr>
      <w:tr w14:paraId="363656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018710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A7203F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6. 查询防治建议记录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8CC389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ConsultationEnti</w:t>
            </w:r>
          </w:p>
        </w:tc>
      </w:tr>
      <w:tr w14:paraId="4915E3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9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5FD639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30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AA36A0">
            <w:pP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7. 前端整合显示所有信息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FE83E0">
            <w:pPr>
              <w:rPr>
                <w:rFonts w:hint="eastAsia" w:ascii="宋体" w:hAnsi="宋体"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137EA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4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E1F31A">
            <w:pP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备选流：</w:t>
            </w:r>
            <w:r>
              <w:rPr>
                <w:rFonts w:hint="eastAsia" w:ascii="宋体" w:hAnsi="宋体"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A1：技术人员查看辖区病例：需要过滤显示辖区范围内的病例</w:t>
            </w:r>
          </w:p>
        </w:tc>
      </w:tr>
    </w:tbl>
    <w:p w14:paraId="33C99AA5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20" w:name="_Toc218621554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其他用例概要描述</w:t>
      </w:r>
      <w:bookmarkEnd w:id="120"/>
    </w:p>
    <w:p w14:paraId="0BE74FF1">
      <w:pPr>
        <w:pStyle w:val="3"/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用例4：统计分析 (UC_04_01)</w:t>
      </w:r>
    </w:p>
    <w:p w14:paraId="43F28C0B">
      <w:pPr>
        <w:pStyle w:val="3"/>
        <w:numPr>
          <w:ilvl w:val="0"/>
          <w:numId w:val="21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用例ID</w:t>
      </w:r>
      <w:r>
        <w:rPr>
          <w:rFonts w:ascii="宋体" w:hAnsi="宋体"/>
          <w:sz w:val="21"/>
          <w:szCs w:val="21"/>
        </w:rPr>
        <w:t>：UC_04_01</w:t>
      </w:r>
    </w:p>
    <w:p w14:paraId="4AF36460">
      <w:pPr>
        <w:pStyle w:val="3"/>
        <w:numPr>
          <w:ilvl w:val="0"/>
          <w:numId w:val="21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参与者</w:t>
      </w:r>
      <w:r>
        <w:rPr>
          <w:rFonts w:ascii="宋体" w:hAnsi="宋体"/>
          <w:sz w:val="21"/>
          <w:szCs w:val="21"/>
        </w:rPr>
        <w:t>：技术人员、管理员</w:t>
      </w:r>
    </w:p>
    <w:p w14:paraId="765EA3AB">
      <w:pPr>
        <w:pStyle w:val="3"/>
        <w:numPr>
          <w:ilvl w:val="0"/>
          <w:numId w:val="21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描述</w:t>
      </w:r>
      <w:r>
        <w:rPr>
          <w:rFonts w:ascii="宋体" w:hAnsi="宋体"/>
          <w:sz w:val="21"/>
          <w:szCs w:val="21"/>
        </w:rPr>
        <w:t>：查看病害分布热力图，了解区域病害发生情况</w:t>
      </w:r>
    </w:p>
    <w:p w14:paraId="27B9CD6F">
      <w:pPr>
        <w:pStyle w:val="3"/>
        <w:numPr>
          <w:ilvl w:val="0"/>
          <w:numId w:val="21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关键步骤</w:t>
      </w:r>
      <w:r>
        <w:rPr>
          <w:rFonts w:ascii="宋体" w:hAnsi="宋体"/>
          <w:sz w:val="21"/>
          <w:szCs w:val="21"/>
        </w:rPr>
        <w:t>：选择时间范围 → 选择区域范围 → 选择病害类型 → 生成热力图</w:t>
      </w:r>
    </w:p>
    <w:p w14:paraId="1E0AEDF9">
      <w:pPr>
        <w:pStyle w:val="3"/>
        <w:numPr>
          <w:ilvl w:val="0"/>
          <w:numId w:val="21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V类</w:t>
      </w:r>
      <w:r>
        <w:rPr>
          <w:rFonts w:ascii="宋体" w:hAnsi="宋体"/>
          <w:sz w:val="21"/>
          <w:szCs w:val="21"/>
        </w:rPr>
        <w:t>：StatisticsDashboardForm</w:t>
      </w:r>
    </w:p>
    <w:p w14:paraId="24582A59">
      <w:pPr>
        <w:pStyle w:val="3"/>
        <w:numPr>
          <w:ilvl w:val="0"/>
          <w:numId w:val="21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B类</w:t>
      </w:r>
      <w:r>
        <w:rPr>
          <w:rFonts w:ascii="宋体" w:hAnsi="宋体"/>
          <w:sz w:val="21"/>
          <w:szCs w:val="21"/>
        </w:rPr>
        <w:t>：StatisticsAnalysisOper</w:t>
      </w:r>
    </w:p>
    <w:p w14:paraId="655D5758">
      <w:pPr>
        <w:pStyle w:val="3"/>
        <w:numPr>
          <w:ilvl w:val="0"/>
          <w:numId w:val="21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E类</w:t>
      </w:r>
      <w:r>
        <w:rPr>
          <w:rFonts w:ascii="宋体" w:hAnsi="宋体"/>
          <w:sz w:val="21"/>
          <w:szCs w:val="21"/>
        </w:rPr>
        <w:t>：CaseEnti, RegionEnti</w:t>
      </w:r>
    </w:p>
    <w:p w14:paraId="48ECC1F4">
      <w:pPr>
        <w:pStyle w:val="3"/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用例5：区域预警配置 (UC_05_01)</w:t>
      </w:r>
    </w:p>
    <w:p w14:paraId="3DD99890">
      <w:pPr>
        <w:pStyle w:val="3"/>
        <w:numPr>
          <w:ilvl w:val="0"/>
          <w:numId w:val="22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用例ID</w:t>
      </w:r>
      <w:r>
        <w:rPr>
          <w:rFonts w:ascii="宋体" w:hAnsi="宋体"/>
          <w:sz w:val="21"/>
          <w:szCs w:val="21"/>
        </w:rPr>
        <w:t>：UC_05_01</w:t>
      </w:r>
    </w:p>
    <w:p w14:paraId="5FBEADDE">
      <w:pPr>
        <w:pStyle w:val="3"/>
        <w:numPr>
          <w:ilvl w:val="0"/>
          <w:numId w:val="22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参与者</w:t>
      </w:r>
      <w:r>
        <w:rPr>
          <w:rFonts w:ascii="宋体" w:hAnsi="宋体"/>
          <w:sz w:val="21"/>
          <w:szCs w:val="21"/>
        </w:rPr>
        <w:t>：技术人员、管理员</w:t>
      </w:r>
    </w:p>
    <w:p w14:paraId="31210A85">
      <w:pPr>
        <w:pStyle w:val="3"/>
        <w:numPr>
          <w:ilvl w:val="0"/>
          <w:numId w:val="22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描述</w:t>
      </w:r>
      <w:r>
        <w:rPr>
          <w:rFonts w:ascii="宋体" w:hAnsi="宋体"/>
          <w:sz w:val="21"/>
          <w:szCs w:val="21"/>
        </w:rPr>
        <w:t>：配置区域病害预警阈值</w:t>
      </w:r>
    </w:p>
    <w:p w14:paraId="5B9D673B">
      <w:pPr>
        <w:pStyle w:val="3"/>
        <w:numPr>
          <w:ilvl w:val="0"/>
          <w:numId w:val="22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关键步骤</w:t>
      </w:r>
      <w:r>
        <w:rPr>
          <w:rFonts w:ascii="宋体" w:hAnsi="宋体"/>
          <w:sz w:val="21"/>
          <w:szCs w:val="21"/>
        </w:rPr>
        <w:t>：选择区域 → 选择病害 → 设置阈值 → 保存配置</w:t>
      </w:r>
    </w:p>
    <w:p w14:paraId="408E373F">
      <w:pPr>
        <w:pStyle w:val="3"/>
        <w:numPr>
          <w:ilvl w:val="0"/>
          <w:numId w:val="22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V类</w:t>
      </w:r>
      <w:r>
        <w:rPr>
          <w:rFonts w:ascii="宋体" w:hAnsi="宋体"/>
          <w:sz w:val="21"/>
          <w:szCs w:val="21"/>
        </w:rPr>
        <w:t>：WarningConfigForm</w:t>
      </w:r>
    </w:p>
    <w:p w14:paraId="2AEA4C8C">
      <w:pPr>
        <w:pStyle w:val="3"/>
        <w:numPr>
          <w:ilvl w:val="0"/>
          <w:numId w:val="22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B类</w:t>
      </w:r>
      <w:r>
        <w:rPr>
          <w:rFonts w:ascii="宋体" w:hAnsi="宋体"/>
          <w:sz w:val="21"/>
          <w:szCs w:val="21"/>
        </w:rPr>
        <w:t>：WarningConfigOper</w:t>
      </w:r>
    </w:p>
    <w:p w14:paraId="79875678">
      <w:pPr>
        <w:pStyle w:val="3"/>
        <w:numPr>
          <w:ilvl w:val="0"/>
          <w:numId w:val="22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E类</w:t>
      </w:r>
      <w:r>
        <w:rPr>
          <w:rFonts w:ascii="宋体" w:hAnsi="宋体"/>
          <w:sz w:val="21"/>
          <w:szCs w:val="21"/>
        </w:rPr>
        <w:t>：WarningThresholdEnti</w:t>
      </w:r>
    </w:p>
    <w:p w14:paraId="580D41F6">
      <w:pPr>
        <w:pStyle w:val="3"/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用例6：用户管理 (UC_06_01)</w:t>
      </w:r>
    </w:p>
    <w:p w14:paraId="0FA86AB0">
      <w:pPr>
        <w:pStyle w:val="3"/>
        <w:numPr>
          <w:ilvl w:val="0"/>
          <w:numId w:val="23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用例ID</w:t>
      </w:r>
      <w:r>
        <w:rPr>
          <w:rFonts w:ascii="宋体" w:hAnsi="宋体"/>
          <w:sz w:val="21"/>
          <w:szCs w:val="21"/>
        </w:rPr>
        <w:t>：UC_06_01</w:t>
      </w:r>
    </w:p>
    <w:p w14:paraId="4B11A021">
      <w:pPr>
        <w:pStyle w:val="3"/>
        <w:numPr>
          <w:ilvl w:val="0"/>
          <w:numId w:val="23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参与者</w:t>
      </w:r>
      <w:r>
        <w:rPr>
          <w:rFonts w:ascii="宋体" w:hAnsi="宋体"/>
          <w:sz w:val="21"/>
          <w:szCs w:val="21"/>
        </w:rPr>
        <w:t>：管理员</w:t>
      </w:r>
    </w:p>
    <w:p w14:paraId="7E38E2AF">
      <w:pPr>
        <w:pStyle w:val="3"/>
        <w:numPr>
          <w:ilvl w:val="0"/>
          <w:numId w:val="23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描述</w:t>
      </w:r>
      <w:r>
        <w:rPr>
          <w:rFonts w:ascii="宋体" w:hAnsi="宋体"/>
          <w:sz w:val="21"/>
          <w:szCs w:val="21"/>
        </w:rPr>
        <w:t>：管理系统用户账户</w:t>
      </w:r>
    </w:p>
    <w:p w14:paraId="675D4577">
      <w:pPr>
        <w:pStyle w:val="3"/>
        <w:numPr>
          <w:ilvl w:val="0"/>
          <w:numId w:val="23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关键步骤</w:t>
      </w:r>
      <w:r>
        <w:rPr>
          <w:rFonts w:ascii="宋体" w:hAnsi="宋体"/>
          <w:sz w:val="21"/>
          <w:szCs w:val="21"/>
        </w:rPr>
        <w:t>：查看用户列表 → 筛选用户 → 修改用户信息 → 保存更改</w:t>
      </w:r>
    </w:p>
    <w:p w14:paraId="003EC3AC">
      <w:pPr>
        <w:pStyle w:val="3"/>
        <w:numPr>
          <w:ilvl w:val="0"/>
          <w:numId w:val="23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V类</w:t>
      </w:r>
      <w:r>
        <w:rPr>
          <w:rFonts w:ascii="宋体" w:hAnsi="宋体"/>
          <w:sz w:val="21"/>
          <w:szCs w:val="21"/>
        </w:rPr>
        <w:t>：UserManagementForm</w:t>
      </w:r>
    </w:p>
    <w:p w14:paraId="02E53E02">
      <w:pPr>
        <w:pStyle w:val="3"/>
        <w:numPr>
          <w:ilvl w:val="0"/>
          <w:numId w:val="23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B类</w:t>
      </w:r>
      <w:r>
        <w:rPr>
          <w:rFonts w:ascii="宋体" w:hAnsi="宋体"/>
          <w:sz w:val="21"/>
          <w:szCs w:val="21"/>
        </w:rPr>
        <w:t>：UserManagementOper</w:t>
      </w:r>
    </w:p>
    <w:p w14:paraId="2F887FC3">
      <w:pPr>
        <w:pStyle w:val="3"/>
        <w:numPr>
          <w:ilvl w:val="0"/>
          <w:numId w:val="23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E类</w:t>
      </w:r>
      <w:r>
        <w:rPr>
          <w:rFonts w:ascii="宋体" w:hAnsi="宋体"/>
          <w:sz w:val="21"/>
          <w:szCs w:val="21"/>
        </w:rPr>
        <w:t>：UserEnti</w:t>
      </w:r>
    </w:p>
    <w:p w14:paraId="229A2410">
      <w:pPr>
        <w:pStyle w:val="3"/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用例7：知识库维护 (UC_07_01)</w:t>
      </w:r>
    </w:p>
    <w:p w14:paraId="0E66314D">
      <w:pPr>
        <w:pStyle w:val="3"/>
        <w:numPr>
          <w:ilvl w:val="0"/>
          <w:numId w:val="24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用例ID</w:t>
      </w:r>
      <w:r>
        <w:rPr>
          <w:rFonts w:ascii="宋体" w:hAnsi="宋体"/>
          <w:sz w:val="21"/>
          <w:szCs w:val="21"/>
        </w:rPr>
        <w:t>：UC_07_01</w:t>
      </w:r>
    </w:p>
    <w:p w14:paraId="017E0AA4">
      <w:pPr>
        <w:pStyle w:val="3"/>
        <w:numPr>
          <w:ilvl w:val="0"/>
          <w:numId w:val="24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参与者</w:t>
      </w:r>
      <w:r>
        <w:rPr>
          <w:rFonts w:ascii="宋体" w:hAnsi="宋体"/>
          <w:sz w:val="21"/>
          <w:szCs w:val="21"/>
        </w:rPr>
        <w:t>：管理员</w:t>
      </w:r>
    </w:p>
    <w:p w14:paraId="5B6ADF20">
      <w:pPr>
        <w:pStyle w:val="3"/>
        <w:numPr>
          <w:ilvl w:val="0"/>
          <w:numId w:val="24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描述</w:t>
      </w:r>
      <w:r>
        <w:rPr>
          <w:rFonts w:ascii="宋体" w:hAnsi="宋体"/>
          <w:sz w:val="21"/>
          <w:szCs w:val="21"/>
        </w:rPr>
        <w:t>：维护病害知识库内容</w:t>
      </w:r>
    </w:p>
    <w:p w14:paraId="2DFEB0E5">
      <w:pPr>
        <w:pStyle w:val="3"/>
        <w:numPr>
          <w:ilvl w:val="0"/>
          <w:numId w:val="24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关键步骤</w:t>
      </w:r>
      <w:r>
        <w:rPr>
          <w:rFonts w:ascii="宋体" w:hAnsi="宋体"/>
          <w:sz w:val="21"/>
          <w:szCs w:val="21"/>
        </w:rPr>
        <w:t>：查看知识条目 → 编辑内容 → 更新向量索引 → 发布更新</w:t>
      </w:r>
    </w:p>
    <w:p w14:paraId="1ED51BDB">
      <w:pPr>
        <w:pStyle w:val="3"/>
        <w:numPr>
          <w:ilvl w:val="0"/>
          <w:numId w:val="24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V类</w:t>
      </w:r>
      <w:r>
        <w:rPr>
          <w:rFonts w:ascii="宋体" w:hAnsi="宋体"/>
          <w:sz w:val="21"/>
          <w:szCs w:val="21"/>
        </w:rPr>
        <w:t>：KnowledgeManagementForm</w:t>
      </w:r>
    </w:p>
    <w:p w14:paraId="709A7227">
      <w:pPr>
        <w:pStyle w:val="3"/>
        <w:numPr>
          <w:ilvl w:val="0"/>
          <w:numId w:val="24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B类</w:t>
      </w:r>
      <w:r>
        <w:rPr>
          <w:rFonts w:ascii="宋体" w:hAnsi="宋体"/>
          <w:sz w:val="21"/>
          <w:szCs w:val="21"/>
        </w:rPr>
        <w:t>：KnowledgeManagementOper</w:t>
      </w:r>
    </w:p>
    <w:p w14:paraId="701A3AF3">
      <w:pPr>
        <w:pStyle w:val="3"/>
        <w:numPr>
          <w:ilvl w:val="0"/>
          <w:numId w:val="24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E类</w:t>
      </w:r>
      <w:r>
        <w:rPr>
          <w:rFonts w:ascii="宋体" w:hAnsi="宋体"/>
          <w:sz w:val="21"/>
          <w:szCs w:val="21"/>
        </w:rPr>
        <w:t>：KnowledgeEnti, KnowledgeVectorEnti</w:t>
      </w:r>
    </w:p>
    <w:p w14:paraId="50551E62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583E6A0E">
      <w:pPr>
        <w:spacing w:line="360" w:lineRule="auto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D778B2D">
      <w:pPr>
        <w:pStyle w:val="4"/>
        <w:ind w:left="578" w:hanging="578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21" w:name="_Toc20263159"/>
      <w:bookmarkStart w:id="122" w:name="_Toc218621555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系统概念模型</w:t>
      </w:r>
      <w:bookmarkEnd w:id="121"/>
      <w:bookmarkEnd w:id="122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</w:p>
    <w:p w14:paraId="1E23335D">
      <w:pPr>
        <w:spacing w:line="360" w:lineRule="auto"/>
        <w:ind w:firstLine="210" w:firstLineChars="100"/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将所有用例分析得到的</w:t>
      </w:r>
      <w:r>
        <w:rPr>
          <w:rFonts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VBE</w:t>
      </w:r>
      <w:r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三个类进行归纳，得到系统的概念模型。</w:t>
      </w:r>
    </w:p>
    <w:p w14:paraId="47762D8F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23" w:name="_Toc281724848"/>
      <w:bookmarkStart w:id="124" w:name="_Toc218621556"/>
      <w:bookmarkStart w:id="125" w:name="_Toc20263160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视图模型</w:t>
      </w:r>
      <w:bookmarkEnd w:id="123"/>
      <w:bookmarkEnd w:id="124"/>
      <w:bookmarkEnd w:id="125"/>
    </w:p>
    <w:p w14:paraId="1BBE9853">
      <w:pPr>
        <w:spacing w:line="360" w:lineRule="auto"/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系统所有用例分析得到的视图类见</w:t>
      </w:r>
      <w:r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</w:instrText>
      </w:r>
      <w:r>
        <w:rPr>
          <w:rFonts w:hint="eastAsia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REF _Ref218615847 \h</w:instrText>
      </w:r>
      <w:r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</w:instrText>
      </w:r>
      <w:r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Fonts w:hint="eastAsia" w:ascii="宋体" w:hAnsi="宋体"/>
          <w:b/>
          <w:bCs/>
          <w:sz w:val="24"/>
        </w:rPr>
        <w:t>表格 5</w:t>
      </w:r>
      <w:r>
        <w:rPr>
          <w:rFonts w:hint="eastAsia" w:ascii="宋体" w:hAnsi="宋体"/>
          <w:b/>
          <w:bCs/>
          <w:sz w:val="24"/>
        </w:rPr>
        <w:noBreakHyphen/>
      </w:r>
      <w:r>
        <w:rPr>
          <w:rFonts w:hint="eastAsia" w:ascii="宋体" w:hAnsi="宋体"/>
          <w:b/>
          <w:bCs/>
          <w:sz w:val="24"/>
        </w:rPr>
        <w:t>4</w:t>
      </w:r>
      <w:r>
        <w:rPr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eastAsia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75C4E433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bookmarkStart w:id="126" w:name="_Ref218615847"/>
      <w:r>
        <w:rPr>
          <w:rFonts w:hint="eastAsia" w:ascii="宋体" w:hAnsi="宋体" w:eastAsia="宋体"/>
          <w:b/>
          <w:bCs/>
          <w:sz w:val="24"/>
          <w:szCs w:val="24"/>
        </w:rPr>
        <w:t xml:space="preserve">表格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表格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4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bookmarkEnd w:id="126"/>
      <w:r>
        <w:rPr>
          <w:rFonts w:hint="eastAsia" w:ascii="宋体" w:hAnsi="宋体" w:eastAsia="宋体"/>
          <w:b/>
          <w:bCs/>
          <w:sz w:val="24"/>
          <w:szCs w:val="24"/>
        </w:rPr>
        <w:t>视图类汇总</w:t>
      </w:r>
    </w:p>
    <w:tbl>
      <w:tblPr>
        <w:tblStyle w:val="30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2638"/>
        <w:gridCol w:w="5902"/>
      </w:tblGrid>
      <w:tr w14:paraId="1067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0" w:type="auto"/>
          </w:tcPr>
          <w:p w14:paraId="61B911A4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用例</w:t>
            </w:r>
          </w:p>
        </w:tc>
        <w:tc>
          <w:tcPr>
            <w:tcW w:w="0" w:type="auto"/>
          </w:tcPr>
          <w:p w14:paraId="13E69EB1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边界类 (V类)</w:t>
            </w:r>
          </w:p>
        </w:tc>
        <w:tc>
          <w:tcPr>
            <w:tcW w:w="0" w:type="auto"/>
          </w:tcPr>
          <w:p w14:paraId="1162A52D">
            <w:pPr>
              <w:jc w:val="center"/>
              <w:rPr>
                <w:rFonts w:hint="eastAsia" w:ascii="宋体" w:hAnsi="宋体"/>
                <w:b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界面说明</w:t>
            </w:r>
          </w:p>
        </w:tc>
      </w:tr>
      <w:tr w14:paraId="6004D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0" w:type="auto"/>
          </w:tcPr>
          <w:p w14:paraId="6880B33F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UC_01_01</w:t>
            </w:r>
          </w:p>
        </w:tc>
        <w:tc>
          <w:tcPr>
            <w:tcW w:w="0" w:type="auto"/>
          </w:tcPr>
          <w:p w14:paraId="2C696116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ImageUploadForm</w:t>
            </w:r>
          </w:p>
        </w:tc>
        <w:tc>
          <w:tcPr>
            <w:tcW w:w="0" w:type="auto"/>
          </w:tcPr>
          <w:p w14:paraId="61BE63BB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图片上传界面：包含文件选择区、实时拍摄区、上传进度显示</w:t>
            </w:r>
          </w:p>
        </w:tc>
      </w:tr>
      <w:tr w14:paraId="51C30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0" w:type="auto"/>
          </w:tcPr>
          <w:p w14:paraId="347F5DCD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UC_01_02</w:t>
            </w:r>
          </w:p>
        </w:tc>
        <w:tc>
          <w:tcPr>
            <w:tcW w:w="0" w:type="auto"/>
          </w:tcPr>
          <w:p w14:paraId="153E5432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DiagnosisResultForm</w:t>
            </w:r>
          </w:p>
        </w:tc>
        <w:tc>
          <w:tcPr>
            <w:tcW w:w="0" w:type="auto"/>
          </w:tcPr>
          <w:p w14:paraId="1330CA06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诊断结果显示界面：展示病害名称、置信度、建议按钮</w:t>
            </w:r>
          </w:p>
        </w:tc>
      </w:tr>
      <w:tr w14:paraId="6CF7A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0" w:type="auto"/>
          </w:tcPr>
          <w:p w14:paraId="4159C0E6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UC_02_01</w:t>
            </w:r>
          </w:p>
        </w:tc>
        <w:tc>
          <w:tcPr>
            <w:tcW w:w="0" w:type="auto"/>
          </w:tcPr>
          <w:p w14:paraId="2B4A1EF5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ConsultationForm</w:t>
            </w:r>
          </w:p>
        </w:tc>
        <w:tc>
          <w:tcPr>
            <w:tcW w:w="0" w:type="auto"/>
          </w:tcPr>
          <w:p w14:paraId="559269F4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智能咨询界面：显示防治建议、相似病例、引用来源</w:t>
            </w:r>
          </w:p>
        </w:tc>
      </w:tr>
      <w:tr w14:paraId="0D9EF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0" w:type="auto"/>
          </w:tcPr>
          <w:p w14:paraId="736A2F45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UC_03_02</w:t>
            </w:r>
          </w:p>
        </w:tc>
        <w:tc>
          <w:tcPr>
            <w:tcW w:w="0" w:type="auto"/>
          </w:tcPr>
          <w:p w14:paraId="4BA46B05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CaseDetailForm</w:t>
            </w:r>
          </w:p>
        </w:tc>
        <w:tc>
          <w:tcPr>
            <w:tcW w:w="0" w:type="auto"/>
          </w:tcPr>
          <w:p w14:paraId="7DAA6984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病例详情界面：病例基本信息、图片集、时间线、防治记录</w:t>
            </w:r>
          </w:p>
        </w:tc>
      </w:tr>
      <w:tr w14:paraId="6E48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0" w:type="auto"/>
          </w:tcPr>
          <w:p w14:paraId="2589C2DE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UC_04_01</w:t>
            </w:r>
          </w:p>
        </w:tc>
        <w:tc>
          <w:tcPr>
            <w:tcW w:w="0" w:type="auto"/>
          </w:tcPr>
          <w:p w14:paraId="31058DEC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StatisticsDashboardForm</w:t>
            </w:r>
          </w:p>
        </w:tc>
        <w:tc>
          <w:tcPr>
            <w:tcW w:w="0" w:type="auto"/>
          </w:tcPr>
          <w:p w14:paraId="3D227751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统计仪表板：热力图、趋势图、数据筛选控件</w:t>
            </w:r>
          </w:p>
        </w:tc>
      </w:tr>
      <w:tr w14:paraId="7A0E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0" w:type="auto"/>
          </w:tcPr>
          <w:p w14:paraId="6469B173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UC_05_01</w:t>
            </w:r>
          </w:p>
        </w:tc>
        <w:tc>
          <w:tcPr>
            <w:tcW w:w="0" w:type="auto"/>
          </w:tcPr>
          <w:p w14:paraId="45C978CC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WarningConfigForm</w:t>
            </w:r>
          </w:p>
        </w:tc>
        <w:tc>
          <w:tcPr>
            <w:tcW w:w="0" w:type="auto"/>
          </w:tcPr>
          <w:p w14:paraId="5D2BF2CA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预警配置界面：阈值设置表单、区域选择器</w:t>
            </w:r>
          </w:p>
        </w:tc>
      </w:tr>
      <w:tr w14:paraId="10B23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0" w:type="auto"/>
          </w:tcPr>
          <w:p w14:paraId="089E54B5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UC_06_01</w:t>
            </w:r>
          </w:p>
        </w:tc>
        <w:tc>
          <w:tcPr>
            <w:tcW w:w="0" w:type="auto"/>
          </w:tcPr>
          <w:p w14:paraId="3D2468EA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UserManagementForm</w:t>
            </w:r>
          </w:p>
        </w:tc>
        <w:tc>
          <w:tcPr>
            <w:tcW w:w="0" w:type="auto"/>
          </w:tcPr>
          <w:p w14:paraId="38D9A596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用户管理界面：用户列表、搜索、编辑表单</w:t>
            </w:r>
          </w:p>
        </w:tc>
      </w:tr>
      <w:tr w14:paraId="7807A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0" w:type="auto"/>
          </w:tcPr>
          <w:p w14:paraId="2003F79C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UC_07_01</w:t>
            </w:r>
          </w:p>
        </w:tc>
        <w:tc>
          <w:tcPr>
            <w:tcW w:w="0" w:type="auto"/>
          </w:tcPr>
          <w:p w14:paraId="533ECDF3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KnowledgeManagementForm</w:t>
            </w:r>
          </w:p>
        </w:tc>
        <w:tc>
          <w:tcPr>
            <w:tcW w:w="0" w:type="auto"/>
          </w:tcPr>
          <w:p w14:paraId="2B6FB88C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知识库管理界面：知识条目表格、富文本编辑器</w:t>
            </w:r>
          </w:p>
        </w:tc>
      </w:tr>
      <w:tr w14:paraId="0AB6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0" w:type="auto"/>
          </w:tcPr>
          <w:p w14:paraId="57C9F419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UC_08_01</w:t>
            </w:r>
          </w:p>
        </w:tc>
        <w:tc>
          <w:tcPr>
            <w:tcW w:w="0" w:type="auto"/>
          </w:tcPr>
          <w:p w14:paraId="79A640D0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SystemConfigForm</w:t>
            </w:r>
          </w:p>
        </w:tc>
        <w:tc>
          <w:tcPr>
            <w:tcW w:w="0" w:type="auto"/>
          </w:tcPr>
          <w:p w14:paraId="7A1174AE">
            <w:pPr>
              <w:jc w:val="center"/>
              <w:rPr>
                <w:rFonts w:hint="eastAsia"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系统配置界面：参数设置、模型管理、日志查看</w:t>
            </w:r>
          </w:p>
        </w:tc>
      </w:tr>
    </w:tbl>
    <w:p w14:paraId="7587E591">
      <w:pPr>
        <w:jc w:val="center"/>
        <w:rPr>
          <w:rFonts w:hint="eastAsia" w:ascii="宋体" w:hAnsi="宋体"/>
          <w:b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ACDC607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27" w:name="_Toc20263161"/>
      <w:bookmarkStart w:id="128" w:name="_Toc218621557"/>
      <w:bookmarkStart w:id="129" w:name="_Toc281724849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逻辑模型</w:t>
      </w:r>
      <w:bookmarkEnd w:id="127"/>
      <w:bookmarkEnd w:id="128"/>
      <w:bookmarkEnd w:id="129"/>
    </w:p>
    <w:p w14:paraId="2332F341">
      <w:pPr>
        <w:spacing w:line="360" w:lineRule="auto"/>
        <w:rPr>
          <w:rFonts w:hint="eastAsia"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系统所有用例分析得到的业务类见</w:t>
      </w:r>
      <w:r>
        <w:rPr>
          <w:rFonts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rFonts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</w:instrText>
      </w:r>
      <w:r>
        <w:rPr>
          <w:rFonts w:hint="eastAsia"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REF _Ref218616000 \h</w:instrText>
      </w:r>
      <w:r>
        <w:rPr>
          <w:rFonts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</w:instrText>
      </w:r>
      <w:r>
        <w:rPr>
          <w:rFonts w:hint="eastAsia"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\* MERGEFORMAT </w:instrText>
      </w:r>
      <w:r>
        <w:rPr>
          <w:rFonts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Fonts w:hint="eastAsia" w:ascii="宋体" w:hAnsi="宋体"/>
          <w:b/>
          <w:bCs/>
          <w:sz w:val="24"/>
        </w:rPr>
        <w:t>表格 5</w:t>
      </w:r>
      <w:r>
        <w:rPr>
          <w:rFonts w:hint="eastAsia" w:ascii="宋体" w:hAnsi="宋体"/>
          <w:b/>
          <w:bCs/>
          <w:sz w:val="24"/>
        </w:rPr>
        <w:noBreakHyphen/>
      </w:r>
      <w:r>
        <w:rPr>
          <w:rFonts w:hint="eastAsia" w:ascii="宋体" w:hAnsi="宋体"/>
          <w:b/>
          <w:bCs/>
          <w:sz w:val="24"/>
        </w:rPr>
        <w:t>5</w:t>
      </w:r>
      <w:r>
        <w:rPr>
          <w:rFonts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eastAsia" w:ascii="宋体" w:hAnsi="宋体"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53DE50DA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bookmarkStart w:id="130" w:name="_Ref218616000"/>
      <w:r>
        <w:rPr>
          <w:rFonts w:hint="eastAsia" w:ascii="宋体" w:hAnsi="宋体" w:eastAsia="宋体"/>
          <w:b/>
          <w:bCs/>
          <w:sz w:val="24"/>
          <w:szCs w:val="24"/>
        </w:rPr>
        <w:t xml:space="preserve">表格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表格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bookmarkEnd w:id="130"/>
      <w:r>
        <w:rPr>
          <w:rFonts w:hint="eastAsia" w:ascii="宋体" w:hAnsi="宋体" w:eastAsia="宋体"/>
          <w:b/>
          <w:bCs/>
          <w:sz w:val="24"/>
          <w:szCs w:val="24"/>
        </w:rPr>
        <w:t>业务类汇总</w:t>
      </w:r>
    </w:p>
    <w:tbl>
      <w:tblPr>
        <w:tblStyle w:val="30"/>
        <w:tblW w:w="94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6779"/>
      </w:tblGrid>
      <w:tr w14:paraId="4C16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0" w:type="auto"/>
          </w:tcPr>
          <w:p w14:paraId="6BAD539C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业务类 (B类)</w:t>
            </w:r>
          </w:p>
        </w:tc>
        <w:tc>
          <w:tcPr>
            <w:tcW w:w="0" w:type="auto"/>
          </w:tcPr>
          <w:p w14:paraId="736D8865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业务说明</w:t>
            </w:r>
          </w:p>
        </w:tc>
      </w:tr>
      <w:tr w14:paraId="7DB04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0" w:type="auto"/>
          </w:tcPr>
          <w:p w14:paraId="183740CD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ImageRecognitionOper</w:t>
            </w:r>
          </w:p>
        </w:tc>
        <w:tc>
          <w:tcPr>
            <w:tcW w:w="0" w:type="auto"/>
          </w:tcPr>
          <w:p w14:paraId="1ABDC80D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处理图像上传、预处理、模型调用、特征提取等图像识别相关逻辑</w:t>
            </w:r>
          </w:p>
        </w:tc>
      </w:tr>
      <w:tr w14:paraId="3AD7F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0" w:type="auto"/>
          </w:tcPr>
          <w:p w14:paraId="6F2512AA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RagConsultingOper</w:t>
            </w:r>
          </w:p>
        </w:tc>
        <w:tc>
          <w:tcPr>
            <w:tcW w:w="0" w:type="auto"/>
          </w:tcPr>
          <w:p w14:paraId="7C49EB61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实现RA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instrText xml:space="preserve"> </w:instrText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instrText xml:space="preserve">REF _Ref218616000 \h</w:instrTex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instrText xml:space="preserve">  \* MERGEFORMAT </w:instrTex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宋体" w:hAnsi="宋体"/>
                <w:b/>
                <w:bCs/>
                <w:sz w:val="24"/>
              </w:rPr>
              <w:t>表格 5</w:t>
            </w:r>
            <w:r>
              <w:rPr>
                <w:rFonts w:hint="eastAsia" w:ascii="宋体" w:hAnsi="宋体"/>
                <w:b/>
                <w:bCs/>
                <w:sz w:val="24"/>
              </w:rPr>
              <w:noBreakHyphen/>
            </w:r>
            <w:r>
              <w:rPr>
                <w:rFonts w:hint="eastAsia" w:ascii="宋体" w:hAnsi="宋体"/>
                <w:b/>
                <w:bCs/>
                <w:sz w:val="24"/>
              </w:rPr>
              <w:t>5</w:t>
            </w:r>
            <w:r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fldChar w:fldCharType="end"/>
            </w: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G检索增强生成流程，包括知识检索、提示词构建、LLM调用</w:t>
            </w:r>
          </w:p>
        </w:tc>
      </w:tr>
      <w:tr w14:paraId="5D984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0" w:type="auto"/>
          </w:tcPr>
          <w:p w14:paraId="09337AD6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CaseManagementOper</w:t>
            </w:r>
          </w:p>
        </w:tc>
        <w:tc>
          <w:tcPr>
            <w:tcW w:w="0" w:type="auto"/>
          </w:tcPr>
          <w:p w14:paraId="16FC06A9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管理病例的创建、查询、更新、删除，以及病情时间线生成</w:t>
            </w:r>
          </w:p>
        </w:tc>
      </w:tr>
      <w:tr w14:paraId="5BA0D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0" w:type="auto"/>
          </w:tcPr>
          <w:p w14:paraId="36E5B602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StatisticsAnalysisOper</w:t>
            </w:r>
          </w:p>
        </w:tc>
        <w:tc>
          <w:tcPr>
            <w:tcW w:w="0" w:type="auto"/>
          </w:tcPr>
          <w:p w14:paraId="258432E2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执行数据统计、聚合计算、趋势分析、图表数据生成</w:t>
            </w:r>
          </w:p>
        </w:tc>
      </w:tr>
      <w:tr w14:paraId="4F401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0" w:type="auto"/>
          </w:tcPr>
          <w:p w14:paraId="4592D186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WarningManagementOper</w:t>
            </w:r>
          </w:p>
        </w:tc>
        <w:tc>
          <w:tcPr>
            <w:tcW w:w="0" w:type="auto"/>
          </w:tcPr>
          <w:p w14:paraId="2C7CEA95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处理预警阈值配置、预警检测、预警事件生成</w:t>
            </w:r>
          </w:p>
        </w:tc>
      </w:tr>
      <w:tr w14:paraId="0DFF2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</w:tcPr>
          <w:p w14:paraId="68723D52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UserManagementOper</w:t>
            </w:r>
          </w:p>
        </w:tc>
        <w:tc>
          <w:tcPr>
            <w:tcW w:w="0" w:type="auto"/>
          </w:tcPr>
          <w:p w14:paraId="01A765F5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处理用户注册、登录、权限管理、活动日志记录</w:t>
            </w:r>
          </w:p>
        </w:tc>
      </w:tr>
      <w:tr w14:paraId="08743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0" w:type="auto"/>
          </w:tcPr>
          <w:p w14:paraId="0FD96355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KnowledgeManagementOper</w:t>
            </w:r>
          </w:p>
        </w:tc>
        <w:tc>
          <w:tcPr>
            <w:tcW w:w="0" w:type="auto"/>
          </w:tcPr>
          <w:p w14:paraId="21C472C9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管理知识库内容的增删改查、向量索引更新</w:t>
            </w:r>
          </w:p>
        </w:tc>
      </w:tr>
      <w:tr w14:paraId="4AF2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0" w:type="auto"/>
          </w:tcPr>
          <w:p w14:paraId="6E2EF6A6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SystemConfigOper</w:t>
            </w:r>
          </w:p>
        </w:tc>
        <w:tc>
          <w:tcPr>
            <w:tcW w:w="0" w:type="auto"/>
          </w:tcPr>
          <w:p w14:paraId="1AB91F4D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管理系统参数配置、模型版本管理、系统状态监控</w:t>
            </w:r>
          </w:p>
        </w:tc>
      </w:tr>
      <w:tr w14:paraId="373AB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0" w:type="auto"/>
          </w:tcPr>
          <w:p w14:paraId="57DFA34A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NotificationOper</w:t>
            </w:r>
          </w:p>
        </w:tc>
        <w:tc>
          <w:tcPr>
            <w:tcW w:w="0" w:type="auto"/>
          </w:tcPr>
          <w:p w14:paraId="39882686">
            <w:pPr>
              <w:jc w:val="center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处理通知的生成、发送、状态跟踪、重试机制</w:t>
            </w:r>
          </w:p>
        </w:tc>
      </w:tr>
    </w:tbl>
    <w:p w14:paraId="05D68131">
      <w:pPr>
        <w:jc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2B8F504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31" w:name="_Toc20263162"/>
      <w:bookmarkStart w:id="132" w:name="_Toc218621558"/>
      <w:bookmarkStart w:id="133" w:name="_Toc281724850"/>
      <w:bookmarkStart w:id="134" w:name="_Hlk218606357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实体模型</w:t>
      </w:r>
      <w:bookmarkEnd w:id="131"/>
      <w:bookmarkEnd w:id="132"/>
      <w:bookmarkEnd w:id="133"/>
    </w:p>
    <w:bookmarkEnd w:id="134"/>
    <w:p w14:paraId="0C9C3E59">
      <w:pPr>
        <w:spacing w:line="360" w:lineRule="auto"/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系统所有用例分析得到的实体类见</w:t>
      </w:r>
      <w:r>
        <w:rPr>
          <w:rFonts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rFonts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</w:instrText>
      </w:r>
      <w:r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REF _Ref218616095 \h</w:instrText>
      </w:r>
      <w:r>
        <w:rPr>
          <w:rFonts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</w:instrText>
      </w:r>
      <w:r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\* MERGEFORMAT </w:instrText>
      </w:r>
      <w:r>
        <w:rPr>
          <w:rFonts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Fonts w:hint="eastAsia" w:ascii="宋体" w:hAnsi="宋体"/>
          <w:b/>
          <w:bCs/>
          <w:szCs w:val="21"/>
        </w:rPr>
        <w:t>表格 5</w:t>
      </w:r>
      <w:r>
        <w:rPr>
          <w:rFonts w:hint="eastAsia" w:ascii="宋体" w:hAnsi="宋体"/>
          <w:b/>
          <w:bCs/>
          <w:szCs w:val="21"/>
        </w:rPr>
        <w:noBreakHyphen/>
      </w:r>
      <w:r>
        <w:rPr>
          <w:rFonts w:hint="eastAsia" w:ascii="宋体" w:hAnsi="宋体"/>
          <w:b/>
          <w:bCs/>
          <w:szCs w:val="21"/>
        </w:rPr>
        <w:t>6</w:t>
      </w:r>
      <w:r>
        <w:rPr>
          <w:rFonts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eastAsia" w:ascii="宋体" w:hAnsi="宋体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47192EC5">
      <w:pPr>
        <w:pStyle w:val="13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bookmarkStart w:id="135" w:name="_Ref218616095"/>
      <w:r>
        <w:rPr>
          <w:rFonts w:hint="eastAsia" w:ascii="宋体" w:hAnsi="宋体" w:eastAsia="宋体"/>
          <w:b/>
          <w:bCs/>
          <w:sz w:val="24"/>
          <w:szCs w:val="24"/>
        </w:rPr>
        <w:t xml:space="preserve">表格 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STYLEREF 1 \s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r>
        <w:rPr>
          <w:rFonts w:hint="eastAsia" w:ascii="宋体" w:hAnsi="宋体" w:eastAsia="宋体"/>
          <w:b/>
          <w:bCs/>
          <w:sz w:val="24"/>
          <w:szCs w:val="24"/>
        </w:rPr>
        <w:noBreakHyphen/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/>
          <w:b/>
          <w:bCs/>
          <w:sz w:val="24"/>
          <w:szCs w:val="24"/>
        </w:rPr>
        <w:instrText xml:space="preserve"> SEQ 表格 \* ARABIC \s 1 </w:instrTex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/>
          <w:b/>
          <w:bCs/>
          <w:sz w:val="24"/>
          <w:szCs w:val="24"/>
        </w:rPr>
        <w:t>6</w:t>
      </w:r>
      <w:r>
        <w:rPr>
          <w:rFonts w:hint="eastAsia" w:ascii="宋体" w:hAnsi="宋体" w:eastAsia="宋体"/>
          <w:b/>
          <w:bCs/>
          <w:sz w:val="24"/>
          <w:szCs w:val="24"/>
        </w:rPr>
        <w:fldChar w:fldCharType="end"/>
      </w:r>
      <w:bookmarkEnd w:id="135"/>
      <w:r>
        <w:rPr>
          <w:rFonts w:hint="eastAsia" w:ascii="宋体" w:hAnsi="宋体" w:eastAsia="宋体"/>
          <w:b/>
          <w:bCs/>
          <w:sz w:val="24"/>
          <w:szCs w:val="24"/>
        </w:rPr>
        <w:t>实体类汇总</w:t>
      </w:r>
    </w:p>
    <w:tbl>
      <w:tblPr>
        <w:tblStyle w:val="30"/>
        <w:tblW w:w="92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3008"/>
        <w:gridCol w:w="3451"/>
      </w:tblGrid>
      <w:tr w14:paraId="3C6D7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</w:tcPr>
          <w:p w14:paraId="73FEC6C7">
            <w:pPr>
              <w:pStyle w:val="3"/>
              <w:ind w:firstLine="480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实体类 (E类)</w:t>
            </w:r>
          </w:p>
        </w:tc>
        <w:tc>
          <w:tcPr>
            <w:tcW w:w="0" w:type="auto"/>
          </w:tcPr>
          <w:p w14:paraId="101CC79E">
            <w:pPr>
              <w:pStyle w:val="3"/>
              <w:ind w:firstLine="480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关联数据库表</w:t>
            </w:r>
          </w:p>
        </w:tc>
        <w:tc>
          <w:tcPr>
            <w:tcW w:w="0" w:type="auto"/>
          </w:tcPr>
          <w:p w14:paraId="3B22ADAC">
            <w:pPr>
              <w:pStyle w:val="3"/>
              <w:ind w:firstLine="480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说明</w:t>
            </w:r>
          </w:p>
        </w:tc>
      </w:tr>
      <w:tr w14:paraId="0E83D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</w:tcPr>
          <w:p w14:paraId="4FABCD20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UserEnti</w:t>
            </w:r>
          </w:p>
        </w:tc>
        <w:tc>
          <w:tcPr>
            <w:tcW w:w="0" w:type="auto"/>
          </w:tcPr>
          <w:p w14:paraId="0CE91BD8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</w:t>
            </w:r>
          </w:p>
        </w:tc>
        <w:tc>
          <w:tcPr>
            <w:tcW w:w="0" w:type="auto"/>
          </w:tcPr>
          <w:p w14:paraId="65DDF16D">
            <w:pPr>
              <w:pStyle w:val="3"/>
              <w:ind w:firstLine="0" w:firstLineChars="0"/>
              <w:jc w:val="left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用户实体，存储用户账户信息</w:t>
            </w:r>
          </w:p>
        </w:tc>
      </w:tr>
      <w:tr w14:paraId="2B546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</w:tcPr>
          <w:p w14:paraId="732DD4D3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DiseaseTypeEnti</w:t>
            </w:r>
          </w:p>
        </w:tc>
        <w:tc>
          <w:tcPr>
            <w:tcW w:w="0" w:type="auto"/>
          </w:tcPr>
          <w:p w14:paraId="404A9CF0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disease_type</w:t>
            </w:r>
          </w:p>
        </w:tc>
        <w:tc>
          <w:tcPr>
            <w:tcW w:w="0" w:type="auto"/>
          </w:tcPr>
          <w:p w14:paraId="09736773">
            <w:pPr>
              <w:pStyle w:val="3"/>
              <w:ind w:firstLine="0" w:firstLineChars="0"/>
              <w:jc w:val="left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病害类型实体，定义病害分类体系</w:t>
            </w:r>
          </w:p>
        </w:tc>
      </w:tr>
      <w:tr w14:paraId="3BCE9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</w:tcPr>
          <w:p w14:paraId="60D1C1DB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CaseEnti</w:t>
            </w:r>
          </w:p>
        </w:tc>
        <w:tc>
          <w:tcPr>
            <w:tcW w:w="0" w:type="auto"/>
          </w:tcPr>
          <w:p w14:paraId="6A06EA56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case_record</w:t>
            </w:r>
          </w:p>
        </w:tc>
        <w:tc>
          <w:tcPr>
            <w:tcW w:w="0" w:type="auto"/>
          </w:tcPr>
          <w:p w14:paraId="2658E825">
            <w:pPr>
              <w:pStyle w:val="3"/>
              <w:ind w:firstLine="0" w:firstLineChars="0"/>
              <w:jc w:val="left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病例实体，记录一次病害发生事件</w:t>
            </w:r>
          </w:p>
        </w:tc>
      </w:tr>
      <w:tr w14:paraId="3A05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0" w:type="auto"/>
          </w:tcPr>
          <w:p w14:paraId="7EFAC171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ImageEnti</w:t>
            </w:r>
          </w:p>
        </w:tc>
        <w:tc>
          <w:tcPr>
            <w:tcW w:w="0" w:type="auto"/>
          </w:tcPr>
          <w:p w14:paraId="74DC0E20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image</w:t>
            </w:r>
          </w:p>
        </w:tc>
        <w:tc>
          <w:tcPr>
            <w:tcW w:w="0" w:type="auto"/>
          </w:tcPr>
          <w:p w14:paraId="3916C80D">
            <w:pPr>
              <w:pStyle w:val="3"/>
              <w:ind w:firstLine="0" w:firstLineChars="0"/>
              <w:jc w:val="left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图片实体，存储上传的叶片图片信息</w:t>
            </w:r>
          </w:p>
        </w:tc>
      </w:tr>
      <w:tr w14:paraId="14B1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</w:tcPr>
          <w:p w14:paraId="0015F5D0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DiagnosisResultEnti</w:t>
            </w:r>
          </w:p>
        </w:tc>
        <w:tc>
          <w:tcPr>
            <w:tcW w:w="0" w:type="auto"/>
          </w:tcPr>
          <w:p w14:paraId="6583E8E1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inference_result</w:t>
            </w:r>
          </w:p>
        </w:tc>
        <w:tc>
          <w:tcPr>
            <w:tcW w:w="0" w:type="auto"/>
          </w:tcPr>
          <w:p w14:paraId="1089E20C">
            <w:pPr>
              <w:pStyle w:val="3"/>
              <w:ind w:firstLine="0" w:firstLineChars="0"/>
              <w:jc w:val="left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诊断结果实体，记录模型推理输出</w:t>
            </w:r>
          </w:p>
        </w:tc>
      </w:tr>
      <w:tr w14:paraId="0AD7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</w:tcPr>
          <w:p w14:paraId="003E8C30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FeatureVectorEnti</w:t>
            </w:r>
          </w:p>
        </w:tc>
        <w:tc>
          <w:tcPr>
            <w:tcW w:w="0" w:type="auto"/>
          </w:tcPr>
          <w:p w14:paraId="7A94CA80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feature_vector_metadata</w:t>
            </w:r>
          </w:p>
        </w:tc>
        <w:tc>
          <w:tcPr>
            <w:tcW w:w="0" w:type="auto"/>
          </w:tcPr>
          <w:p w14:paraId="39299221">
            <w:pPr>
              <w:pStyle w:val="3"/>
              <w:ind w:firstLine="0" w:firstLineChars="0"/>
              <w:jc w:val="left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特征向量实体，存储图片特征向量</w:t>
            </w:r>
          </w:p>
        </w:tc>
      </w:tr>
      <w:tr w14:paraId="35AB9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</w:tcPr>
          <w:p w14:paraId="12F9D14C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KnowledgeEnti</w:t>
            </w:r>
          </w:p>
        </w:tc>
        <w:tc>
          <w:tcPr>
            <w:tcW w:w="0" w:type="auto"/>
          </w:tcPr>
          <w:p w14:paraId="14DF0DFB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knowledge_base</w:t>
            </w:r>
          </w:p>
        </w:tc>
        <w:tc>
          <w:tcPr>
            <w:tcW w:w="0" w:type="auto"/>
          </w:tcPr>
          <w:p w14:paraId="4C280098">
            <w:pPr>
              <w:pStyle w:val="3"/>
              <w:ind w:firstLine="0" w:firstLineChars="0"/>
              <w:jc w:val="left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知识实体，存储病害相关知识</w:t>
            </w:r>
          </w:p>
        </w:tc>
      </w:tr>
      <w:tr w14:paraId="070D6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</w:tcPr>
          <w:p w14:paraId="1334DACC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ConsultationEnti</w:t>
            </w:r>
          </w:p>
        </w:tc>
        <w:tc>
          <w:tcPr>
            <w:tcW w:w="0" w:type="auto"/>
          </w:tcPr>
          <w:p w14:paraId="6DBA8B5D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consultation_record</w:t>
            </w:r>
          </w:p>
        </w:tc>
        <w:tc>
          <w:tcPr>
            <w:tcW w:w="0" w:type="auto"/>
          </w:tcPr>
          <w:p w14:paraId="28816506">
            <w:pPr>
              <w:pStyle w:val="3"/>
              <w:ind w:firstLine="0" w:firstLineChars="0"/>
              <w:jc w:val="left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咨询记录实体，记录智能问答历史</w:t>
            </w:r>
          </w:p>
        </w:tc>
      </w:tr>
      <w:tr w14:paraId="07C86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</w:tcPr>
          <w:p w14:paraId="279936CE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NotificationEnti</w:t>
            </w:r>
          </w:p>
        </w:tc>
        <w:tc>
          <w:tcPr>
            <w:tcW w:w="0" w:type="auto"/>
          </w:tcPr>
          <w:p w14:paraId="3BD8375B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notification</w:t>
            </w:r>
          </w:p>
        </w:tc>
        <w:tc>
          <w:tcPr>
            <w:tcW w:w="0" w:type="auto"/>
          </w:tcPr>
          <w:p w14:paraId="70D07293">
            <w:pPr>
              <w:pStyle w:val="3"/>
              <w:ind w:firstLine="0" w:firstLineChars="0"/>
              <w:jc w:val="left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通知实体，存储系统通知信息</w:t>
            </w:r>
          </w:p>
        </w:tc>
      </w:tr>
      <w:tr w14:paraId="39AB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</w:tcPr>
          <w:p w14:paraId="2F1A204D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RegionEnti</w:t>
            </w:r>
          </w:p>
        </w:tc>
        <w:tc>
          <w:tcPr>
            <w:tcW w:w="0" w:type="auto"/>
          </w:tcPr>
          <w:p w14:paraId="1855E492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region</w:t>
            </w:r>
          </w:p>
        </w:tc>
        <w:tc>
          <w:tcPr>
            <w:tcW w:w="0" w:type="auto"/>
          </w:tcPr>
          <w:p w14:paraId="322E6A2A">
            <w:pPr>
              <w:pStyle w:val="3"/>
              <w:ind w:firstLine="0" w:firstLineChars="0"/>
              <w:jc w:val="left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区域实体，定义地理区域信息</w:t>
            </w:r>
          </w:p>
        </w:tc>
      </w:tr>
      <w:tr w14:paraId="2D956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</w:tcPr>
          <w:p w14:paraId="07F72A1D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WarningThresholdEnti</w:t>
            </w:r>
          </w:p>
        </w:tc>
        <w:tc>
          <w:tcPr>
            <w:tcW w:w="0" w:type="auto"/>
          </w:tcPr>
          <w:p w14:paraId="30174AA4">
            <w:pPr>
              <w:pStyle w:val="3"/>
              <w:ind w:firstLine="480"/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warning_threshold</w:t>
            </w:r>
          </w:p>
        </w:tc>
        <w:tc>
          <w:tcPr>
            <w:tcW w:w="0" w:type="auto"/>
          </w:tcPr>
          <w:p w14:paraId="08974096">
            <w:pPr>
              <w:pStyle w:val="3"/>
              <w:ind w:firstLine="0" w:firstLineChars="0"/>
              <w:jc w:val="left"/>
              <w:rPr>
                <w:rFonts w:hint="eastAsia"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预警阈值实体，定义预警规则</w:t>
            </w:r>
          </w:p>
        </w:tc>
      </w:tr>
    </w:tbl>
    <w:p w14:paraId="64B1C4DC">
      <w:pPr>
        <w:pStyle w:val="3"/>
        <w:ind w:firstLine="480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2DA2A41">
      <w:pPr>
        <w:pStyle w:val="2"/>
        <w:spacing w:before="312"/>
      </w:pPr>
      <w:bookmarkStart w:id="136" w:name="_Toc511170803"/>
      <w:bookmarkStart w:id="137" w:name="_Toc218621559"/>
      <w:bookmarkStart w:id="138" w:name="_Toc20263163"/>
      <w:r>
        <w:t>非功能需求</w:t>
      </w:r>
      <w:bookmarkEnd w:id="136"/>
      <w:bookmarkEnd w:id="137"/>
      <w:bookmarkEnd w:id="138"/>
    </w:p>
    <w:p w14:paraId="5693BC87">
      <w:pPr>
        <w:pStyle w:val="3"/>
        <w:ind w:firstLine="360"/>
        <w:rPr>
          <w:sz w:val="18"/>
          <w:szCs w:val="18"/>
        </w:rPr>
      </w:pPr>
      <w:r>
        <w:rPr>
          <w:sz w:val="18"/>
          <w:szCs w:val="18"/>
        </w:rPr>
        <w:t>对软件的非功能需求的描述，应包括性能、安全性、可扩展性、稳定性等方面的需求界定。</w:t>
      </w:r>
    </w:p>
    <w:p w14:paraId="7CB47ABB">
      <w:pPr>
        <w:pStyle w:val="4"/>
        <w:rPr>
          <w:rFonts w:hint="eastAsia" w:ascii="宋体" w:hAnsi="宋体"/>
        </w:rPr>
      </w:pPr>
      <w:bookmarkStart w:id="139" w:name="_Toc218621560"/>
      <w:bookmarkStart w:id="140" w:name="_Toc511170804"/>
      <w:bookmarkStart w:id="141" w:name="_Toc20263164"/>
      <w:r>
        <w:rPr>
          <w:rFonts w:ascii="宋体" w:hAnsi="宋体"/>
        </w:rPr>
        <w:t>性能需求</w:t>
      </w:r>
      <w:bookmarkEnd w:id="139"/>
      <w:bookmarkEnd w:id="140"/>
      <w:bookmarkEnd w:id="141"/>
    </w:p>
    <w:p w14:paraId="0A66D967">
      <w:pPr>
        <w:pStyle w:val="5"/>
        <w:rPr>
          <w:rFonts w:hint="eastAsia" w:ascii="宋体" w:hAnsi="宋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42" w:name="_Toc218621561"/>
      <w:r>
        <w:rPr>
          <w:rFonts w:hint="eastAsia" w:ascii="宋体" w:hAnsi="宋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响应时间要求</w:t>
      </w:r>
      <w:bookmarkEnd w:id="142"/>
    </w:p>
    <w:p w14:paraId="061C2D22">
      <w:pPr>
        <w:pStyle w:val="3"/>
        <w:numPr>
          <w:ilvl w:val="0"/>
          <w:numId w:val="25"/>
        </w:numPr>
        <w:ind w:firstLineChars="0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/>
          <w:b/>
          <w:bCs/>
          <w:sz w:val="21"/>
          <w:szCs w:val="21"/>
        </w:rPr>
        <w:t>图像识别服务：</w:t>
      </w:r>
    </w:p>
    <w:p w14:paraId="01FC1360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3E7FE8D2">
      <w:pPr>
        <w:pStyle w:val="3"/>
        <w:numPr>
          <w:ilvl w:val="0"/>
          <w:numId w:val="26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图片上传到显示诊断结果：≤ 3秒（标准清晰度图片）</w:t>
      </w:r>
    </w:p>
    <w:p w14:paraId="4C139ACE">
      <w:pPr>
        <w:pStyle w:val="3"/>
        <w:ind w:left="840" w:leftChars="400" w:firstLine="0" w:firstLineChars="0"/>
        <w:rPr>
          <w:rFonts w:hint="eastAsia" w:ascii="宋体" w:hAnsi="宋体"/>
          <w:sz w:val="21"/>
          <w:szCs w:val="21"/>
        </w:rPr>
      </w:pPr>
    </w:p>
    <w:p w14:paraId="2726AB80">
      <w:pPr>
        <w:pStyle w:val="3"/>
        <w:numPr>
          <w:ilvl w:val="0"/>
          <w:numId w:val="26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模型推理时间：≤ 1.5秒（在标准GPU服务器上）</w:t>
      </w:r>
    </w:p>
    <w:p w14:paraId="118E1F1A">
      <w:pPr>
        <w:pStyle w:val="3"/>
        <w:ind w:left="840" w:leftChars="400" w:firstLine="0" w:firstLineChars="0"/>
        <w:rPr>
          <w:rFonts w:hint="eastAsia" w:ascii="宋体" w:hAnsi="宋体"/>
          <w:sz w:val="21"/>
          <w:szCs w:val="21"/>
        </w:rPr>
      </w:pPr>
    </w:p>
    <w:p w14:paraId="144BD482">
      <w:pPr>
        <w:pStyle w:val="3"/>
        <w:numPr>
          <w:ilvl w:val="0"/>
          <w:numId w:val="26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特征向量提取时间：≤ 0.5秒</w:t>
      </w:r>
    </w:p>
    <w:p w14:paraId="3C242B36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529A81FF">
      <w:pPr>
        <w:pStyle w:val="3"/>
        <w:numPr>
          <w:ilvl w:val="0"/>
          <w:numId w:val="27"/>
        </w:numPr>
        <w:ind w:firstLineChars="0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/>
          <w:b/>
          <w:bCs/>
          <w:sz w:val="21"/>
          <w:szCs w:val="21"/>
        </w:rPr>
        <w:t>LLM智能咨询服务：</w:t>
      </w:r>
    </w:p>
    <w:p w14:paraId="0C79E324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3B0B84D7">
      <w:pPr>
        <w:pStyle w:val="3"/>
        <w:numPr>
          <w:ilvl w:val="0"/>
          <w:numId w:val="28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基于诊断结果的建议生成：≤ 5秒</w:t>
      </w:r>
    </w:p>
    <w:p w14:paraId="43F3FEC0">
      <w:pPr>
        <w:pStyle w:val="3"/>
        <w:ind w:left="420" w:leftChars="200" w:firstLine="420"/>
        <w:rPr>
          <w:rFonts w:hint="eastAsia" w:ascii="宋体" w:hAnsi="宋体"/>
          <w:sz w:val="21"/>
          <w:szCs w:val="21"/>
        </w:rPr>
      </w:pPr>
    </w:p>
    <w:p w14:paraId="0280F301">
      <w:pPr>
        <w:pStyle w:val="3"/>
        <w:numPr>
          <w:ilvl w:val="0"/>
          <w:numId w:val="28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文本问题回答：≤ 3秒</w:t>
      </w:r>
    </w:p>
    <w:p w14:paraId="27F72C61">
      <w:pPr>
        <w:pStyle w:val="3"/>
        <w:ind w:left="420" w:leftChars="200" w:firstLine="420"/>
        <w:rPr>
          <w:rFonts w:hint="eastAsia" w:ascii="宋体" w:hAnsi="宋体"/>
          <w:sz w:val="21"/>
          <w:szCs w:val="21"/>
        </w:rPr>
      </w:pPr>
    </w:p>
    <w:p w14:paraId="506E55DD">
      <w:pPr>
        <w:pStyle w:val="3"/>
        <w:numPr>
          <w:ilvl w:val="0"/>
          <w:numId w:val="28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多轮对话响应：≤ 2秒</w:t>
      </w:r>
    </w:p>
    <w:p w14:paraId="33E0DAD9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54388F52">
      <w:pPr>
        <w:pStyle w:val="3"/>
        <w:numPr>
          <w:ilvl w:val="0"/>
          <w:numId w:val="29"/>
        </w:numPr>
        <w:ind w:firstLineChars="0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/>
          <w:b/>
          <w:bCs/>
          <w:sz w:val="21"/>
          <w:szCs w:val="21"/>
        </w:rPr>
        <w:t>统计分析服务：</w:t>
      </w:r>
    </w:p>
    <w:p w14:paraId="18DF2A7D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446DADE4">
      <w:pPr>
        <w:pStyle w:val="3"/>
        <w:numPr>
          <w:ilvl w:val="0"/>
          <w:numId w:val="30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热力图数据生成：≤ 2秒（区域级统计）</w:t>
      </w:r>
    </w:p>
    <w:p w14:paraId="3EB4CB4F">
      <w:pPr>
        <w:pStyle w:val="3"/>
        <w:ind w:left="420" w:leftChars="200" w:firstLine="420"/>
        <w:rPr>
          <w:rFonts w:hint="eastAsia" w:ascii="宋体" w:hAnsi="宋体"/>
          <w:sz w:val="21"/>
          <w:szCs w:val="21"/>
        </w:rPr>
      </w:pPr>
    </w:p>
    <w:p w14:paraId="38E87A7B">
      <w:pPr>
        <w:pStyle w:val="3"/>
        <w:numPr>
          <w:ilvl w:val="0"/>
          <w:numId w:val="30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趋势图数据生成：≤ 3秒（月度数据）</w:t>
      </w:r>
    </w:p>
    <w:p w14:paraId="49AF7FEC">
      <w:pPr>
        <w:pStyle w:val="3"/>
        <w:ind w:left="420" w:leftChars="200" w:firstLine="420"/>
        <w:rPr>
          <w:rFonts w:hint="eastAsia" w:ascii="宋体" w:hAnsi="宋体"/>
          <w:sz w:val="21"/>
          <w:szCs w:val="21"/>
        </w:rPr>
      </w:pPr>
    </w:p>
    <w:p w14:paraId="6CCB6643">
      <w:pPr>
        <w:pStyle w:val="3"/>
        <w:numPr>
          <w:ilvl w:val="0"/>
          <w:numId w:val="30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报表导出：≤ 10秒（1000条记录）</w:t>
      </w:r>
    </w:p>
    <w:p w14:paraId="521EF6E6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08F2B864">
      <w:pPr>
        <w:pStyle w:val="3"/>
        <w:numPr>
          <w:ilvl w:val="0"/>
          <w:numId w:val="31"/>
        </w:numPr>
        <w:ind w:firstLineChars="0"/>
        <w:rPr>
          <w:rFonts w:hint="eastAsia" w:ascii="宋体" w:hAnsi="宋体"/>
          <w:b/>
          <w:bCs/>
          <w:sz w:val="21"/>
          <w:szCs w:val="21"/>
        </w:rPr>
      </w:pPr>
      <w:r>
        <w:rPr>
          <w:rFonts w:hint="eastAsia" w:ascii="宋体" w:hAnsi="宋体"/>
          <w:b/>
          <w:bCs/>
          <w:sz w:val="21"/>
          <w:szCs w:val="21"/>
        </w:rPr>
        <w:t>通知服务：</w:t>
      </w:r>
    </w:p>
    <w:p w14:paraId="629877D8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0E3A770F">
      <w:pPr>
        <w:pStyle w:val="3"/>
        <w:numPr>
          <w:ilvl w:val="0"/>
          <w:numId w:val="32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站内信实时推送：≤ 1秒</w:t>
      </w:r>
    </w:p>
    <w:p w14:paraId="73F628E7">
      <w:pPr>
        <w:pStyle w:val="3"/>
        <w:ind w:left="420" w:leftChars="200" w:firstLine="420"/>
        <w:rPr>
          <w:rFonts w:hint="eastAsia" w:ascii="宋体" w:hAnsi="宋体"/>
          <w:sz w:val="21"/>
          <w:szCs w:val="21"/>
        </w:rPr>
      </w:pPr>
    </w:p>
    <w:p w14:paraId="0B1BB89D">
      <w:pPr>
        <w:pStyle w:val="3"/>
        <w:numPr>
          <w:ilvl w:val="0"/>
          <w:numId w:val="32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邮件队列处理：≤ 30秒（单封邮件）</w:t>
      </w:r>
    </w:p>
    <w:p w14:paraId="528BC121">
      <w:pPr>
        <w:pStyle w:val="5"/>
        <w:rPr>
          <w:rFonts w:hint="eastAsia" w:ascii="宋体" w:hAnsi="宋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43" w:name="_Toc218621562"/>
      <w:r>
        <w:rPr>
          <w:rFonts w:hint="eastAsia" w:ascii="宋体" w:hAnsi="宋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并发处理能力</w:t>
      </w:r>
      <w:bookmarkEnd w:id="143"/>
    </w:p>
    <w:p w14:paraId="47CE197D">
      <w:pPr>
        <w:pStyle w:val="3"/>
        <w:numPr>
          <w:ilvl w:val="0"/>
          <w:numId w:val="33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同时在线用户数：≥ 1000人</w:t>
      </w:r>
    </w:p>
    <w:p w14:paraId="48B49E56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542B1F7C">
      <w:pPr>
        <w:pStyle w:val="3"/>
        <w:numPr>
          <w:ilvl w:val="0"/>
          <w:numId w:val="34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并发图片上传：≥ 50张/秒</w:t>
      </w:r>
    </w:p>
    <w:p w14:paraId="1563B483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2D10BE9D">
      <w:pPr>
        <w:pStyle w:val="3"/>
        <w:numPr>
          <w:ilvl w:val="0"/>
          <w:numId w:val="35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并发模型推理：≥ 20次/秒（GPU加速）</w:t>
      </w:r>
    </w:p>
    <w:p w14:paraId="766D4946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59A10421">
      <w:pPr>
        <w:pStyle w:val="3"/>
        <w:numPr>
          <w:ilvl w:val="0"/>
          <w:numId w:val="36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并发数据库查询：≥ 100次/秒</w:t>
      </w:r>
    </w:p>
    <w:p w14:paraId="11285004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7058BCCD">
      <w:pPr>
        <w:pStyle w:val="3"/>
        <w:numPr>
          <w:ilvl w:val="0"/>
          <w:numId w:val="37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消息推送能力：≥ 100条/秒</w:t>
      </w:r>
    </w:p>
    <w:p w14:paraId="567CE139">
      <w:pPr>
        <w:pStyle w:val="5"/>
        <w:rPr>
          <w:rFonts w:hint="eastAsia" w:ascii="宋体" w:hAnsi="宋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44" w:name="_Toc218621563"/>
      <w:r>
        <w:rPr>
          <w:rFonts w:hint="eastAsia" w:ascii="宋体" w:hAnsi="宋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数据容量要求</w:t>
      </w:r>
      <w:bookmarkEnd w:id="144"/>
    </w:p>
    <w:p w14:paraId="324D3387">
      <w:pPr>
        <w:pStyle w:val="3"/>
        <w:numPr>
          <w:ilvl w:val="0"/>
          <w:numId w:val="38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图片存储容量：≥ 10TB（支持500万张图片）</w:t>
      </w:r>
    </w:p>
    <w:p w14:paraId="56BE8986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66AEBE75">
      <w:pPr>
        <w:pStyle w:val="3"/>
        <w:numPr>
          <w:ilvl w:val="0"/>
          <w:numId w:val="38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数据库容量：≥ 1TB（支持1000万条病例记录）</w:t>
      </w:r>
    </w:p>
    <w:p w14:paraId="58CD741B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5CEC1556">
      <w:pPr>
        <w:pStyle w:val="3"/>
        <w:numPr>
          <w:ilvl w:val="0"/>
          <w:numId w:val="38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向量索引容量：≥ 100GB（支持100万条向量）</w:t>
      </w:r>
    </w:p>
    <w:p w14:paraId="67FB62CD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6D31311D">
      <w:pPr>
        <w:pStyle w:val="3"/>
        <w:numPr>
          <w:ilvl w:val="0"/>
          <w:numId w:val="38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日志存储容量：≥ 500GB（保存6个月操作日志）</w:t>
      </w:r>
    </w:p>
    <w:p w14:paraId="0FD91BC8">
      <w:pPr>
        <w:pStyle w:val="5"/>
        <w:rPr>
          <w:rFonts w:hint="eastAsia" w:ascii="宋体" w:hAnsi="宋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45" w:name="_Toc218621564"/>
      <w:r>
        <w:rPr>
          <w:rFonts w:hint="eastAsia" w:ascii="宋体" w:hAnsi="宋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系统吞吐量</w:t>
      </w:r>
      <w:bookmarkEnd w:id="145"/>
    </w:p>
    <w:p w14:paraId="0CF578E2">
      <w:pPr>
        <w:pStyle w:val="3"/>
        <w:numPr>
          <w:ilvl w:val="0"/>
          <w:numId w:val="39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日均图片处理量：≥ 10,000张</w:t>
      </w:r>
    </w:p>
    <w:p w14:paraId="402B3198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541A7699">
      <w:pPr>
        <w:pStyle w:val="3"/>
        <w:numPr>
          <w:ilvl w:val="0"/>
          <w:numId w:val="39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日均咨询请求量：≥ 5,000次</w:t>
      </w:r>
    </w:p>
    <w:p w14:paraId="1644B861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6562312F">
      <w:pPr>
        <w:pStyle w:val="3"/>
        <w:numPr>
          <w:ilvl w:val="0"/>
          <w:numId w:val="39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日均数据统计量：≥ 100次</w:t>
      </w:r>
    </w:p>
    <w:p w14:paraId="0305D103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137D8CB5">
      <w:pPr>
        <w:pStyle w:val="3"/>
        <w:numPr>
          <w:ilvl w:val="0"/>
          <w:numId w:val="39"/>
        </w:numPr>
        <w:ind w:firstLineChars="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峰值时段处理能力：日常处理能力的3倍</w:t>
      </w:r>
    </w:p>
    <w:p w14:paraId="122FC3E3">
      <w:pPr>
        <w:pStyle w:val="3"/>
        <w:ind w:firstLine="0" w:firstLineChars="0"/>
      </w:pPr>
    </w:p>
    <w:p w14:paraId="1CDAFD67">
      <w:pPr>
        <w:pStyle w:val="4"/>
      </w:pPr>
      <w:bookmarkStart w:id="146" w:name="_Toc511170805"/>
      <w:bookmarkStart w:id="147" w:name="_Toc20263165"/>
      <w:bookmarkStart w:id="148" w:name="_Toc218621565"/>
      <w:r>
        <w:t>安全保密需求</w:t>
      </w:r>
      <w:bookmarkEnd w:id="146"/>
      <w:bookmarkEnd w:id="147"/>
      <w:bookmarkEnd w:id="148"/>
    </w:p>
    <w:p w14:paraId="2B6AAD35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49" w:name="_Toc218621566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身份认证与访问控制</w:t>
      </w:r>
      <w:bookmarkEnd w:id="149"/>
    </w:p>
    <w:p w14:paraId="02FEC403">
      <w:pPr>
        <w:pStyle w:val="58"/>
        <w:numPr>
          <w:ilvl w:val="0"/>
          <w:numId w:val="40"/>
        </w:numPr>
        <w:shd w:val="clear" w:color="auto" w:fill="FFFFFF"/>
        <w:spacing w:before="0" w:beforeAutospacing="0" w:after="12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用户身份认证</w:t>
      </w:r>
      <w:r>
        <w:rPr>
          <w:rFonts w:cs="Segoe UI"/>
          <w:color w:val="0F1115"/>
          <w:sz w:val="21"/>
          <w:szCs w:val="21"/>
        </w:rPr>
        <w:t>：</w:t>
      </w:r>
    </w:p>
    <w:p w14:paraId="02B2546D">
      <w:pPr>
        <w:pStyle w:val="58"/>
        <w:numPr>
          <w:ilvl w:val="1"/>
          <w:numId w:val="40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支持用户名/密码、手机验证码、第三方OAuth登录</w:t>
      </w:r>
    </w:p>
    <w:p w14:paraId="0E5D88F5">
      <w:pPr>
        <w:pStyle w:val="58"/>
        <w:numPr>
          <w:ilvl w:val="1"/>
          <w:numId w:val="40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密码强度要求：至少8位，包含字母、数字、特殊字符</w:t>
      </w:r>
    </w:p>
    <w:p w14:paraId="355BE1B0">
      <w:pPr>
        <w:pStyle w:val="58"/>
        <w:numPr>
          <w:ilvl w:val="1"/>
          <w:numId w:val="40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密码存储：使用bcrypt等强哈希算法加密存储</w:t>
      </w:r>
    </w:p>
    <w:p w14:paraId="20EDE21E">
      <w:pPr>
        <w:pStyle w:val="58"/>
        <w:numPr>
          <w:ilvl w:val="1"/>
          <w:numId w:val="40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登录失败锁定：连续5次失败后锁定账户30分钟</w:t>
      </w:r>
    </w:p>
    <w:p w14:paraId="61085D9B">
      <w:pPr>
        <w:pStyle w:val="58"/>
        <w:numPr>
          <w:ilvl w:val="0"/>
          <w:numId w:val="40"/>
        </w:numPr>
        <w:shd w:val="clear" w:color="auto" w:fill="FFFFFF"/>
        <w:spacing w:before="0" w:beforeAutospacing="0" w:after="12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访问控制机制</w:t>
      </w:r>
      <w:r>
        <w:rPr>
          <w:rFonts w:cs="Segoe UI"/>
          <w:color w:val="0F1115"/>
          <w:sz w:val="21"/>
          <w:szCs w:val="21"/>
        </w:rPr>
        <w:t>：</w:t>
      </w:r>
    </w:p>
    <w:p w14:paraId="18FBF2CE">
      <w:pPr>
        <w:pStyle w:val="58"/>
        <w:numPr>
          <w:ilvl w:val="1"/>
          <w:numId w:val="40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基于角色的访问控制（RBAC）</w:t>
      </w:r>
    </w:p>
    <w:p w14:paraId="149E871B">
      <w:pPr>
        <w:pStyle w:val="58"/>
        <w:numPr>
          <w:ilvl w:val="1"/>
          <w:numId w:val="40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细粒度权限管理：功能权限+数据权限</w:t>
      </w:r>
    </w:p>
    <w:p w14:paraId="20B1C81D">
      <w:pPr>
        <w:pStyle w:val="58"/>
        <w:numPr>
          <w:ilvl w:val="1"/>
          <w:numId w:val="40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API接口访问控制：所有API需携带有效令牌</w:t>
      </w:r>
    </w:p>
    <w:p w14:paraId="5F56C7F1">
      <w:pPr>
        <w:pStyle w:val="58"/>
        <w:numPr>
          <w:ilvl w:val="1"/>
          <w:numId w:val="40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会话管理：支持JWT令牌，有效期为24小时</w:t>
      </w:r>
    </w:p>
    <w:p w14:paraId="687AF88F">
      <w:pPr>
        <w:pStyle w:val="3"/>
        <w:ind w:firstLine="480"/>
      </w:pPr>
    </w:p>
    <w:p w14:paraId="48834E76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50" w:name="_Toc218621567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数据安全</w:t>
      </w:r>
      <w:bookmarkEnd w:id="150"/>
    </w:p>
    <w:p w14:paraId="16F8C8EC">
      <w:pPr>
        <w:pStyle w:val="58"/>
        <w:numPr>
          <w:ilvl w:val="0"/>
          <w:numId w:val="41"/>
        </w:numPr>
        <w:shd w:val="clear" w:color="auto" w:fill="FFFFFF"/>
        <w:spacing w:before="0" w:beforeAutospacing="0" w:after="12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数据传输安全</w:t>
      </w:r>
      <w:r>
        <w:rPr>
          <w:rFonts w:cs="Segoe UI"/>
          <w:color w:val="0F1115"/>
          <w:sz w:val="21"/>
          <w:szCs w:val="21"/>
        </w:rPr>
        <w:t>：</w:t>
      </w:r>
    </w:p>
    <w:p w14:paraId="6140D35C">
      <w:pPr>
        <w:pStyle w:val="58"/>
        <w:numPr>
          <w:ilvl w:val="1"/>
          <w:numId w:val="41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前端与后端通信使用HTTPS协议</w:t>
      </w:r>
    </w:p>
    <w:p w14:paraId="0EF95128">
      <w:pPr>
        <w:pStyle w:val="58"/>
        <w:numPr>
          <w:ilvl w:val="1"/>
          <w:numId w:val="41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敏感数据（密码、令牌）加密传输</w:t>
      </w:r>
    </w:p>
    <w:p w14:paraId="0DAB321E">
      <w:pPr>
        <w:pStyle w:val="58"/>
        <w:numPr>
          <w:ilvl w:val="1"/>
          <w:numId w:val="41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API接口请求签名验证</w:t>
      </w:r>
    </w:p>
    <w:p w14:paraId="7BAE606B">
      <w:pPr>
        <w:pStyle w:val="58"/>
        <w:numPr>
          <w:ilvl w:val="0"/>
          <w:numId w:val="41"/>
        </w:numPr>
        <w:shd w:val="clear" w:color="auto" w:fill="FFFFFF"/>
        <w:spacing w:before="0" w:beforeAutospacing="0" w:after="12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数据存储安全</w:t>
      </w:r>
      <w:r>
        <w:rPr>
          <w:rFonts w:cs="Segoe UI"/>
          <w:color w:val="0F1115"/>
          <w:sz w:val="21"/>
          <w:szCs w:val="21"/>
        </w:rPr>
        <w:t>：</w:t>
      </w:r>
    </w:p>
    <w:p w14:paraId="6BB5D990">
      <w:pPr>
        <w:pStyle w:val="58"/>
        <w:numPr>
          <w:ilvl w:val="1"/>
          <w:numId w:val="41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用户密码、令牌等敏感信息加密存储</w:t>
      </w:r>
    </w:p>
    <w:p w14:paraId="3A684A58">
      <w:pPr>
        <w:pStyle w:val="58"/>
        <w:numPr>
          <w:ilvl w:val="1"/>
          <w:numId w:val="41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病例图片存储访问控制，防止未授权访问</w:t>
      </w:r>
    </w:p>
    <w:p w14:paraId="4DF8F480">
      <w:pPr>
        <w:pStyle w:val="58"/>
        <w:numPr>
          <w:ilvl w:val="1"/>
          <w:numId w:val="41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数据库备份加密存储</w:t>
      </w:r>
    </w:p>
    <w:p w14:paraId="62C8A6DE">
      <w:pPr>
        <w:pStyle w:val="58"/>
        <w:numPr>
          <w:ilvl w:val="1"/>
          <w:numId w:val="41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关键操作日志审计追踪</w:t>
      </w:r>
    </w:p>
    <w:p w14:paraId="46B680B8">
      <w:pPr>
        <w:pStyle w:val="58"/>
        <w:numPr>
          <w:ilvl w:val="0"/>
          <w:numId w:val="41"/>
        </w:numPr>
        <w:shd w:val="clear" w:color="auto" w:fill="FFFFFF"/>
        <w:spacing w:before="0" w:beforeAutospacing="0" w:after="12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数据隐私保护</w:t>
      </w:r>
      <w:r>
        <w:rPr>
          <w:rFonts w:cs="Segoe UI"/>
          <w:color w:val="0F1115"/>
          <w:sz w:val="21"/>
          <w:szCs w:val="21"/>
        </w:rPr>
        <w:t>：</w:t>
      </w:r>
    </w:p>
    <w:p w14:paraId="6274E62A">
      <w:pPr>
        <w:pStyle w:val="58"/>
        <w:numPr>
          <w:ilvl w:val="1"/>
          <w:numId w:val="41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用户个人信息脱敏处理</w:t>
      </w:r>
    </w:p>
    <w:p w14:paraId="39AEB280">
      <w:pPr>
        <w:pStyle w:val="58"/>
        <w:numPr>
          <w:ilvl w:val="1"/>
          <w:numId w:val="41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病例数据匿名化处理（对外提供统计时）</w:t>
      </w:r>
    </w:p>
    <w:p w14:paraId="7E0298C9">
      <w:pPr>
        <w:pStyle w:val="58"/>
        <w:numPr>
          <w:ilvl w:val="1"/>
          <w:numId w:val="41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符合GDPR等数据保护法规要求</w:t>
      </w:r>
    </w:p>
    <w:p w14:paraId="44AC5161">
      <w:pPr>
        <w:pStyle w:val="58"/>
        <w:numPr>
          <w:ilvl w:val="1"/>
          <w:numId w:val="41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用户数据导出和删除机制</w:t>
      </w:r>
    </w:p>
    <w:p w14:paraId="3A876E76">
      <w:pPr>
        <w:pStyle w:val="3"/>
        <w:ind w:firstLine="480"/>
      </w:pPr>
    </w:p>
    <w:p w14:paraId="0D51AC1F">
      <w:pPr>
        <w:pStyle w:val="5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51" w:name="_Toc218621568"/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系统安全</w:t>
      </w:r>
      <w:bookmarkEnd w:id="151"/>
    </w:p>
    <w:p w14:paraId="4CB20A53">
      <w:pPr>
        <w:pStyle w:val="58"/>
        <w:numPr>
          <w:ilvl w:val="0"/>
          <w:numId w:val="42"/>
        </w:numPr>
        <w:shd w:val="clear" w:color="auto" w:fill="FFFFFF"/>
        <w:spacing w:before="0" w:beforeAutospacing="0" w:after="12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输入验证与过滤</w:t>
      </w:r>
      <w:r>
        <w:rPr>
          <w:rFonts w:cs="Segoe UI"/>
          <w:color w:val="0F1115"/>
          <w:sz w:val="21"/>
          <w:szCs w:val="21"/>
        </w:rPr>
        <w:t>：</w:t>
      </w:r>
    </w:p>
    <w:p w14:paraId="6542DE0E">
      <w:pPr>
        <w:pStyle w:val="58"/>
        <w:numPr>
          <w:ilvl w:val="1"/>
          <w:numId w:val="42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所有用户输入进行严格验证和过滤</w:t>
      </w:r>
    </w:p>
    <w:p w14:paraId="514D9900">
      <w:pPr>
        <w:pStyle w:val="58"/>
        <w:numPr>
          <w:ilvl w:val="1"/>
          <w:numId w:val="42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防止SQL注入、XSS攻击、CSRF攻击</w:t>
      </w:r>
    </w:p>
    <w:p w14:paraId="28F36DA4">
      <w:pPr>
        <w:pStyle w:val="58"/>
        <w:numPr>
          <w:ilvl w:val="1"/>
          <w:numId w:val="42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文件上传类型和大小限制</w:t>
      </w:r>
    </w:p>
    <w:p w14:paraId="1DC201D9">
      <w:pPr>
        <w:pStyle w:val="58"/>
        <w:numPr>
          <w:ilvl w:val="0"/>
          <w:numId w:val="42"/>
        </w:numPr>
        <w:shd w:val="clear" w:color="auto" w:fill="FFFFFF"/>
        <w:spacing w:before="0" w:beforeAutospacing="0" w:after="12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安全审计与监控</w:t>
      </w:r>
      <w:r>
        <w:rPr>
          <w:rFonts w:cs="Segoe UI"/>
          <w:color w:val="0F1115"/>
          <w:sz w:val="21"/>
          <w:szCs w:val="21"/>
        </w:rPr>
        <w:t>：</w:t>
      </w:r>
    </w:p>
    <w:p w14:paraId="36CDB06F">
      <w:pPr>
        <w:pStyle w:val="58"/>
        <w:numPr>
          <w:ilvl w:val="1"/>
          <w:numId w:val="42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记录所有关键操作日志</w:t>
      </w:r>
    </w:p>
    <w:p w14:paraId="0BF65A8F">
      <w:pPr>
        <w:pStyle w:val="58"/>
        <w:numPr>
          <w:ilvl w:val="1"/>
          <w:numId w:val="42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实时监控异常访问行为</w:t>
      </w:r>
    </w:p>
    <w:p w14:paraId="04FCD753">
      <w:pPr>
        <w:pStyle w:val="58"/>
        <w:numPr>
          <w:ilvl w:val="1"/>
          <w:numId w:val="42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定期安全漏洞扫描</w:t>
      </w:r>
    </w:p>
    <w:p w14:paraId="72DD478B">
      <w:pPr>
        <w:pStyle w:val="58"/>
        <w:numPr>
          <w:ilvl w:val="1"/>
          <w:numId w:val="42"/>
        </w:numPr>
        <w:shd w:val="clear" w:color="auto" w:fill="FFFFFF"/>
        <w:spacing w:before="0" w:beforeAutospacing="0" w:after="0" w:afterAutospacing="0"/>
        <w:ind w:right="840" w:rightChars="400" w:firstLine="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安全事件应急响应机制</w:t>
      </w:r>
    </w:p>
    <w:p w14:paraId="154522F0">
      <w:pPr>
        <w:pStyle w:val="3"/>
        <w:ind w:firstLine="480"/>
      </w:pPr>
    </w:p>
    <w:p w14:paraId="3B556673">
      <w:pPr>
        <w:pStyle w:val="4"/>
      </w:pPr>
      <w:bookmarkStart w:id="152" w:name="_Toc218621569"/>
      <w:r>
        <w:rPr>
          <w:rFonts w:hint="eastAsia"/>
        </w:rPr>
        <w:t>可靠性需求</w:t>
      </w:r>
      <w:bookmarkEnd w:id="152"/>
    </w:p>
    <w:p w14:paraId="631E3B59">
      <w:pPr>
        <w:pStyle w:val="5"/>
      </w:pPr>
      <w:bookmarkStart w:id="153" w:name="_Toc218621570"/>
      <w:r>
        <w:rPr>
          <w:rFonts w:hint="eastAsia"/>
        </w:rPr>
        <w:t>系统可用性</w:t>
      </w:r>
      <w:bookmarkEnd w:id="153"/>
    </w:p>
    <w:p w14:paraId="6C33940A">
      <w:pPr>
        <w:pStyle w:val="58"/>
        <w:numPr>
          <w:ilvl w:val="0"/>
          <w:numId w:val="43"/>
        </w:numPr>
        <w:shd w:val="clear" w:color="auto" w:fill="FFFFFF"/>
        <w:spacing w:before="0" w:beforeAutospacing="0" w:after="0" w:afterAutospacing="0"/>
        <w:ind w:right="840" w:rightChars="400" w:firstLine="482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服务可用性</w:t>
      </w:r>
      <w:r>
        <w:rPr>
          <w:rFonts w:cs="Segoe UI"/>
          <w:color w:val="0F1115"/>
          <w:sz w:val="21"/>
          <w:szCs w:val="21"/>
        </w:rPr>
        <w:t>：≥ 99.5%（年停机时间不超过43.8小时）</w:t>
      </w:r>
    </w:p>
    <w:p w14:paraId="11C3433D">
      <w:pPr>
        <w:pStyle w:val="58"/>
        <w:numPr>
          <w:ilvl w:val="0"/>
          <w:numId w:val="43"/>
        </w:numPr>
        <w:shd w:val="clear" w:color="auto" w:fill="FFFFFF"/>
        <w:spacing w:before="0" w:beforeAutospacing="0" w:after="0" w:afterAutospacing="0"/>
        <w:ind w:right="840" w:rightChars="400" w:firstLine="482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核心服务可用性</w:t>
      </w:r>
      <w:r>
        <w:rPr>
          <w:rFonts w:cs="Segoe UI"/>
          <w:color w:val="0F1115"/>
          <w:sz w:val="21"/>
          <w:szCs w:val="21"/>
        </w:rPr>
        <w:t>：≥ 99.9%（图像识别、数据库服务）</w:t>
      </w:r>
    </w:p>
    <w:p w14:paraId="0AF73B87">
      <w:pPr>
        <w:pStyle w:val="58"/>
        <w:numPr>
          <w:ilvl w:val="0"/>
          <w:numId w:val="43"/>
        </w:numPr>
        <w:shd w:val="clear" w:color="auto" w:fill="FFFFFF"/>
        <w:spacing w:before="0" w:beforeAutospacing="0" w:after="120" w:afterAutospacing="0"/>
        <w:ind w:right="840" w:rightChars="400" w:firstLine="482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故障恢复时间</w:t>
      </w:r>
      <w:r>
        <w:rPr>
          <w:rFonts w:cs="Segoe UI"/>
          <w:color w:val="0F1115"/>
          <w:sz w:val="21"/>
          <w:szCs w:val="21"/>
        </w:rPr>
        <w:t>：</w:t>
      </w:r>
    </w:p>
    <w:p w14:paraId="49B35EA4">
      <w:pPr>
        <w:pStyle w:val="58"/>
        <w:numPr>
          <w:ilvl w:val="1"/>
          <w:numId w:val="43"/>
        </w:numPr>
        <w:shd w:val="clear" w:color="auto" w:fill="FFFFFF"/>
        <w:spacing w:before="0" w:beforeAutospacing="0" w:after="0" w:afterAutospacing="0"/>
        <w:ind w:right="840" w:rightChars="4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一般故障恢复：≤ 30分钟</w:t>
      </w:r>
    </w:p>
    <w:p w14:paraId="0142A70D">
      <w:pPr>
        <w:pStyle w:val="58"/>
        <w:numPr>
          <w:ilvl w:val="1"/>
          <w:numId w:val="43"/>
        </w:numPr>
        <w:shd w:val="clear" w:color="auto" w:fill="FFFFFF"/>
        <w:spacing w:before="0" w:beforeAutospacing="0" w:after="0" w:afterAutospacing="0"/>
        <w:ind w:right="840" w:rightChars="4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严重故障恢复：≤ 4小时</w:t>
      </w:r>
    </w:p>
    <w:p w14:paraId="750F5FA8">
      <w:pPr>
        <w:pStyle w:val="58"/>
        <w:numPr>
          <w:ilvl w:val="1"/>
          <w:numId w:val="43"/>
        </w:numPr>
        <w:shd w:val="clear" w:color="auto" w:fill="FFFFFF"/>
        <w:spacing w:before="0" w:beforeAutospacing="0" w:after="0" w:afterAutospacing="0"/>
        <w:ind w:right="840" w:rightChars="4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灾难性故障恢复：≤ 24小时</w:t>
      </w:r>
    </w:p>
    <w:p w14:paraId="72358B51">
      <w:pPr>
        <w:pStyle w:val="3"/>
        <w:ind w:right="400" w:firstLine="480"/>
      </w:pPr>
    </w:p>
    <w:p w14:paraId="02ECFC92">
      <w:pPr>
        <w:pStyle w:val="5"/>
      </w:pPr>
      <w:bookmarkStart w:id="154" w:name="_Toc218621571"/>
      <w:r>
        <w:rPr>
          <w:rFonts w:hint="eastAsia"/>
        </w:rPr>
        <w:t>数据可靠性</w:t>
      </w:r>
      <w:bookmarkEnd w:id="154"/>
    </w:p>
    <w:p w14:paraId="3E028797">
      <w:pPr>
        <w:pStyle w:val="58"/>
        <w:numPr>
          <w:ilvl w:val="0"/>
          <w:numId w:val="4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数据持久性</w:t>
      </w:r>
      <w:r>
        <w:rPr>
          <w:rFonts w:cs="Segoe UI"/>
          <w:color w:val="0F1115"/>
          <w:sz w:val="21"/>
          <w:szCs w:val="21"/>
        </w:rPr>
        <w:t>：≥ 9</w:t>
      </w:r>
      <w:r>
        <w:rPr>
          <w:rFonts w:hint="eastAsia" w:cs="Segoe UI"/>
          <w:color w:val="0F1115"/>
          <w:sz w:val="21"/>
          <w:szCs w:val="21"/>
        </w:rPr>
        <w:t>0</w:t>
      </w:r>
      <w:r>
        <w:rPr>
          <w:rFonts w:cs="Segoe UI"/>
          <w:color w:val="0F1115"/>
          <w:sz w:val="21"/>
          <w:szCs w:val="21"/>
        </w:rPr>
        <w:t>%</w:t>
      </w:r>
    </w:p>
    <w:p w14:paraId="02188B8B">
      <w:pPr>
        <w:pStyle w:val="58"/>
        <w:numPr>
          <w:ilvl w:val="0"/>
          <w:numId w:val="44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数据一致性</w:t>
      </w:r>
      <w:r>
        <w:rPr>
          <w:rFonts w:cs="Segoe UI"/>
          <w:color w:val="0F1115"/>
          <w:sz w:val="21"/>
          <w:szCs w:val="21"/>
        </w:rPr>
        <w:t>：</w:t>
      </w:r>
    </w:p>
    <w:p w14:paraId="02AE0541">
      <w:pPr>
        <w:pStyle w:val="58"/>
        <w:numPr>
          <w:ilvl w:val="1"/>
          <w:numId w:val="4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强一致性：用户账户、病例等核心数据</w:t>
      </w:r>
    </w:p>
    <w:p w14:paraId="690C331B">
      <w:pPr>
        <w:pStyle w:val="58"/>
        <w:numPr>
          <w:ilvl w:val="1"/>
          <w:numId w:val="4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最终一致性：统计、日志等非核心数据</w:t>
      </w:r>
    </w:p>
    <w:p w14:paraId="14116EE5">
      <w:pPr>
        <w:pStyle w:val="58"/>
        <w:numPr>
          <w:ilvl w:val="0"/>
          <w:numId w:val="44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数据备份</w:t>
      </w:r>
      <w:r>
        <w:rPr>
          <w:rFonts w:cs="Segoe UI"/>
          <w:color w:val="0F1115"/>
          <w:sz w:val="21"/>
          <w:szCs w:val="21"/>
        </w:rPr>
        <w:t>：</w:t>
      </w:r>
    </w:p>
    <w:p w14:paraId="7BD7FC16">
      <w:pPr>
        <w:pStyle w:val="58"/>
        <w:numPr>
          <w:ilvl w:val="1"/>
          <w:numId w:val="4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每日增量备份</w:t>
      </w:r>
    </w:p>
    <w:p w14:paraId="27EEE156">
      <w:pPr>
        <w:pStyle w:val="58"/>
        <w:numPr>
          <w:ilvl w:val="1"/>
          <w:numId w:val="4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每周全量备份</w:t>
      </w:r>
    </w:p>
    <w:p w14:paraId="12477823">
      <w:pPr>
        <w:pStyle w:val="58"/>
        <w:numPr>
          <w:ilvl w:val="1"/>
          <w:numId w:val="4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备份数据保留90天</w:t>
      </w:r>
    </w:p>
    <w:p w14:paraId="2C59C7CB">
      <w:pPr>
        <w:pStyle w:val="3"/>
        <w:ind w:firstLine="480"/>
      </w:pPr>
    </w:p>
    <w:p w14:paraId="32F59EB6">
      <w:pPr>
        <w:pStyle w:val="5"/>
      </w:pPr>
      <w:bookmarkStart w:id="155" w:name="_Toc218621572"/>
      <w:r>
        <w:rPr>
          <w:rFonts w:hint="eastAsia"/>
        </w:rPr>
        <w:t>容错与恢复</w:t>
      </w:r>
      <w:bookmarkEnd w:id="155"/>
    </w:p>
    <w:p w14:paraId="3EAED0ED">
      <w:pPr>
        <w:pStyle w:val="58"/>
        <w:numPr>
          <w:ilvl w:val="0"/>
          <w:numId w:val="45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服务容错</w:t>
      </w:r>
      <w:r>
        <w:rPr>
          <w:rFonts w:cs="Segoe UI"/>
          <w:color w:val="0F1115"/>
          <w:sz w:val="21"/>
          <w:szCs w:val="21"/>
        </w:rPr>
        <w:t>：</w:t>
      </w:r>
    </w:p>
    <w:p w14:paraId="5391F32E">
      <w:pPr>
        <w:pStyle w:val="58"/>
        <w:numPr>
          <w:ilvl w:val="1"/>
          <w:numId w:val="4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关键服务无单点故障</w:t>
      </w:r>
    </w:p>
    <w:p w14:paraId="212B18CF">
      <w:pPr>
        <w:pStyle w:val="58"/>
        <w:numPr>
          <w:ilvl w:val="1"/>
          <w:numId w:val="4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负载均衡和自动故障转移</w:t>
      </w:r>
    </w:p>
    <w:p w14:paraId="0D6382A9">
      <w:pPr>
        <w:pStyle w:val="58"/>
        <w:numPr>
          <w:ilvl w:val="1"/>
          <w:numId w:val="4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服务降级机制：在部分服务异常时提供基本功能</w:t>
      </w:r>
    </w:p>
    <w:p w14:paraId="3D984F7B">
      <w:pPr>
        <w:pStyle w:val="58"/>
        <w:numPr>
          <w:ilvl w:val="0"/>
          <w:numId w:val="45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数据恢复</w:t>
      </w:r>
      <w:r>
        <w:rPr>
          <w:rFonts w:cs="Segoe UI"/>
          <w:color w:val="0F1115"/>
          <w:sz w:val="21"/>
          <w:szCs w:val="21"/>
        </w:rPr>
        <w:t>：</w:t>
      </w:r>
    </w:p>
    <w:p w14:paraId="172E0378">
      <w:pPr>
        <w:pStyle w:val="58"/>
        <w:numPr>
          <w:ilvl w:val="1"/>
          <w:numId w:val="4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自动数据恢复机制</w:t>
      </w:r>
    </w:p>
    <w:p w14:paraId="5B47C7A4">
      <w:pPr>
        <w:pStyle w:val="58"/>
        <w:numPr>
          <w:ilvl w:val="1"/>
          <w:numId w:val="4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备份数据验证机制</w:t>
      </w:r>
    </w:p>
    <w:p w14:paraId="6BC2CF7E">
      <w:pPr>
        <w:pStyle w:val="58"/>
        <w:numPr>
          <w:ilvl w:val="1"/>
          <w:numId w:val="4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恢复演练：每季度至少一次</w:t>
      </w:r>
    </w:p>
    <w:p w14:paraId="2472275B">
      <w:pPr>
        <w:pStyle w:val="3"/>
        <w:ind w:firstLine="480"/>
      </w:pPr>
    </w:p>
    <w:p w14:paraId="0267CBD9">
      <w:pPr>
        <w:pStyle w:val="4"/>
      </w:pPr>
      <w:bookmarkStart w:id="156" w:name="_Toc218621573"/>
      <w:r>
        <w:rPr>
          <w:rFonts w:hint="eastAsia"/>
        </w:rPr>
        <w:t>可扩展性需求</w:t>
      </w:r>
      <w:bookmarkEnd w:id="156"/>
    </w:p>
    <w:p w14:paraId="264D50D1">
      <w:pPr>
        <w:pStyle w:val="5"/>
      </w:pPr>
      <w:bookmarkStart w:id="157" w:name="_Toc218621574"/>
      <w:r>
        <w:rPr>
          <w:rFonts w:hint="eastAsia"/>
        </w:rPr>
        <w:t>功能扩展性</w:t>
      </w:r>
      <w:bookmarkEnd w:id="157"/>
    </w:p>
    <w:p w14:paraId="31754A15">
      <w:pPr>
        <w:pStyle w:val="58"/>
        <w:numPr>
          <w:ilvl w:val="0"/>
          <w:numId w:val="46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模块化设计</w:t>
      </w:r>
      <w:r>
        <w:rPr>
          <w:rFonts w:cs="Segoe UI"/>
          <w:color w:val="0F1115"/>
          <w:sz w:val="21"/>
          <w:szCs w:val="21"/>
        </w:rPr>
        <w:t>：各服务模块可独立开发、部署、升级</w:t>
      </w:r>
    </w:p>
    <w:p w14:paraId="7BA7E3CA">
      <w:pPr>
        <w:pStyle w:val="58"/>
        <w:numPr>
          <w:ilvl w:val="0"/>
          <w:numId w:val="46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插件化架构</w:t>
      </w:r>
      <w:r>
        <w:rPr>
          <w:rFonts w:cs="Segoe UI"/>
          <w:color w:val="0F1115"/>
          <w:sz w:val="21"/>
          <w:szCs w:val="21"/>
        </w:rPr>
        <w:t>：支持新的病害识别模型、新的统计算法等插件</w:t>
      </w:r>
    </w:p>
    <w:p w14:paraId="72DAA641">
      <w:pPr>
        <w:pStyle w:val="58"/>
        <w:numPr>
          <w:ilvl w:val="0"/>
          <w:numId w:val="46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API扩展性</w:t>
      </w:r>
      <w:r>
        <w:rPr>
          <w:rFonts w:cs="Segoe UI"/>
          <w:color w:val="0F1115"/>
          <w:sz w:val="21"/>
          <w:szCs w:val="21"/>
        </w:rPr>
        <w:t>：RESTful API设计，支持前后端分离，便于功能扩展</w:t>
      </w:r>
    </w:p>
    <w:p w14:paraId="5476EF10">
      <w:pPr>
        <w:pStyle w:val="3"/>
        <w:ind w:firstLine="420"/>
        <w:rPr>
          <w:sz w:val="21"/>
          <w:szCs w:val="21"/>
        </w:rPr>
      </w:pPr>
    </w:p>
    <w:p w14:paraId="5FDC21E5">
      <w:pPr>
        <w:pStyle w:val="5"/>
      </w:pPr>
      <w:bookmarkStart w:id="158" w:name="_Toc218621575"/>
      <w:r>
        <w:rPr>
          <w:rFonts w:hint="eastAsia"/>
        </w:rPr>
        <w:t>性能扩展性</w:t>
      </w:r>
      <w:bookmarkEnd w:id="158"/>
    </w:p>
    <w:p w14:paraId="1F941620">
      <w:pPr>
        <w:pStyle w:val="58"/>
        <w:numPr>
          <w:ilvl w:val="0"/>
          <w:numId w:val="47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水平扩展</w:t>
      </w:r>
      <w:r>
        <w:rPr>
          <w:rFonts w:cs="Segoe UI"/>
          <w:color w:val="0F1115"/>
          <w:sz w:val="21"/>
          <w:szCs w:val="21"/>
        </w:rPr>
        <w:t>：</w:t>
      </w:r>
    </w:p>
    <w:p w14:paraId="0F218F50">
      <w:pPr>
        <w:pStyle w:val="58"/>
        <w:numPr>
          <w:ilvl w:val="1"/>
          <w:numId w:val="47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支持多实例部署，可通过增加服务器提升处理能力</w:t>
      </w:r>
    </w:p>
    <w:p w14:paraId="1583A0B2">
      <w:pPr>
        <w:pStyle w:val="58"/>
        <w:numPr>
          <w:ilvl w:val="1"/>
          <w:numId w:val="47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数据库读写分离，支持主从复制</w:t>
      </w:r>
    </w:p>
    <w:p w14:paraId="75B87BB7">
      <w:pPr>
        <w:pStyle w:val="58"/>
        <w:numPr>
          <w:ilvl w:val="1"/>
          <w:numId w:val="47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缓存层扩展，支持Redis集群</w:t>
      </w:r>
    </w:p>
    <w:p w14:paraId="416F1E61">
      <w:pPr>
        <w:pStyle w:val="58"/>
        <w:numPr>
          <w:ilvl w:val="0"/>
          <w:numId w:val="47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垂直扩展</w:t>
      </w:r>
      <w:r>
        <w:rPr>
          <w:rFonts w:cs="Segoe UI"/>
          <w:color w:val="0F1115"/>
          <w:sz w:val="21"/>
          <w:szCs w:val="21"/>
        </w:rPr>
        <w:t>：</w:t>
      </w:r>
    </w:p>
    <w:p w14:paraId="5EED55AA">
      <w:pPr>
        <w:pStyle w:val="58"/>
        <w:numPr>
          <w:ilvl w:val="1"/>
          <w:numId w:val="47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支持升级服务器配置（CPU、内存、存储）</w:t>
      </w:r>
    </w:p>
    <w:p w14:paraId="51FC4036">
      <w:pPr>
        <w:pStyle w:val="58"/>
        <w:numPr>
          <w:ilvl w:val="1"/>
          <w:numId w:val="47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支持GPU加速扩展</w:t>
      </w:r>
    </w:p>
    <w:p w14:paraId="00E8D5B7">
      <w:pPr>
        <w:pStyle w:val="3"/>
        <w:ind w:firstLine="480"/>
      </w:pPr>
    </w:p>
    <w:p w14:paraId="2B473F6A">
      <w:pPr>
        <w:pStyle w:val="5"/>
      </w:pPr>
      <w:bookmarkStart w:id="159" w:name="_Toc218621576"/>
      <w:r>
        <w:rPr>
          <w:rFonts w:hint="eastAsia"/>
        </w:rPr>
        <w:t>数据扩展性</w:t>
      </w:r>
      <w:bookmarkEnd w:id="159"/>
    </w:p>
    <w:p w14:paraId="660795FB">
      <w:pPr>
        <w:pStyle w:val="58"/>
        <w:numPr>
          <w:ilvl w:val="0"/>
          <w:numId w:val="48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数据库扩展</w:t>
      </w:r>
      <w:r>
        <w:rPr>
          <w:rFonts w:cs="Segoe UI"/>
          <w:color w:val="0F1115"/>
          <w:sz w:val="21"/>
          <w:szCs w:val="21"/>
        </w:rPr>
        <w:t>：</w:t>
      </w:r>
    </w:p>
    <w:p w14:paraId="4C11BC5D">
      <w:pPr>
        <w:pStyle w:val="58"/>
        <w:numPr>
          <w:ilvl w:val="1"/>
          <w:numId w:val="4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支持数据分片（Sharding）</w:t>
      </w:r>
    </w:p>
    <w:p w14:paraId="5F741120">
      <w:pPr>
        <w:pStyle w:val="58"/>
        <w:numPr>
          <w:ilvl w:val="1"/>
          <w:numId w:val="4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支持数据分区（Partitioning）</w:t>
      </w:r>
    </w:p>
    <w:p w14:paraId="02C1F48F">
      <w:pPr>
        <w:pStyle w:val="58"/>
        <w:numPr>
          <w:ilvl w:val="1"/>
          <w:numId w:val="4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支持数据归档策略</w:t>
      </w:r>
    </w:p>
    <w:p w14:paraId="65CFD60F">
      <w:pPr>
        <w:pStyle w:val="58"/>
        <w:numPr>
          <w:ilvl w:val="0"/>
          <w:numId w:val="48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存储扩展</w:t>
      </w:r>
      <w:r>
        <w:rPr>
          <w:rFonts w:cs="Segoe UI"/>
          <w:color w:val="0F1115"/>
          <w:sz w:val="21"/>
          <w:szCs w:val="21"/>
        </w:rPr>
        <w:t>：</w:t>
      </w:r>
    </w:p>
    <w:p w14:paraId="7153DB8F">
      <w:pPr>
        <w:pStyle w:val="58"/>
        <w:numPr>
          <w:ilvl w:val="1"/>
          <w:numId w:val="4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支持分布式文件存储</w:t>
      </w:r>
    </w:p>
    <w:p w14:paraId="391AF330">
      <w:pPr>
        <w:pStyle w:val="58"/>
        <w:numPr>
          <w:ilvl w:val="1"/>
          <w:numId w:val="4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支持对象存储服务集成</w:t>
      </w:r>
    </w:p>
    <w:p w14:paraId="59F04430">
      <w:pPr>
        <w:pStyle w:val="58"/>
        <w:numPr>
          <w:ilvl w:val="1"/>
          <w:numId w:val="4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支持冷热数据分离存储</w:t>
      </w:r>
    </w:p>
    <w:p w14:paraId="0F425376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1AFD7B99">
      <w:pPr>
        <w:pStyle w:val="3"/>
        <w:ind w:firstLine="480"/>
      </w:pPr>
    </w:p>
    <w:p w14:paraId="150AF717">
      <w:pPr>
        <w:pStyle w:val="4"/>
      </w:pPr>
      <w:bookmarkStart w:id="160" w:name="_Toc218621577"/>
      <w:r>
        <w:rPr>
          <w:rFonts w:hint="eastAsia"/>
        </w:rPr>
        <w:t>可维护性需求</w:t>
      </w:r>
      <w:bookmarkEnd w:id="160"/>
    </w:p>
    <w:p w14:paraId="32B641E7">
      <w:pPr>
        <w:pStyle w:val="5"/>
      </w:pPr>
      <w:bookmarkStart w:id="161" w:name="_Toc218621578"/>
      <w:r>
        <w:rPr>
          <w:rFonts w:hint="eastAsia"/>
        </w:rPr>
        <w:t>系统监控</w:t>
      </w:r>
      <w:bookmarkEnd w:id="161"/>
    </w:p>
    <w:p w14:paraId="3A74A002">
      <w:pPr>
        <w:pStyle w:val="58"/>
        <w:numPr>
          <w:ilvl w:val="0"/>
          <w:numId w:val="49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性能监控</w:t>
      </w:r>
      <w:r>
        <w:rPr>
          <w:rFonts w:cs="Segoe UI"/>
          <w:color w:val="0F1115"/>
          <w:sz w:val="21"/>
          <w:szCs w:val="21"/>
        </w:rPr>
        <w:t>：</w:t>
      </w:r>
    </w:p>
    <w:p w14:paraId="272B3A94">
      <w:pPr>
        <w:pStyle w:val="58"/>
        <w:numPr>
          <w:ilvl w:val="1"/>
          <w:numId w:val="49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实时监控CPU、内存、磁盘、网络使用率</w:t>
      </w:r>
    </w:p>
    <w:p w14:paraId="40730F0A">
      <w:pPr>
        <w:pStyle w:val="58"/>
        <w:numPr>
          <w:ilvl w:val="1"/>
          <w:numId w:val="49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监控服务响应时间、错误率</w:t>
      </w:r>
    </w:p>
    <w:p w14:paraId="1914D338">
      <w:pPr>
        <w:pStyle w:val="58"/>
        <w:numPr>
          <w:ilvl w:val="1"/>
          <w:numId w:val="49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监控数据库连接数、查询性能</w:t>
      </w:r>
    </w:p>
    <w:p w14:paraId="4EF7C3FD">
      <w:pPr>
        <w:pStyle w:val="58"/>
        <w:numPr>
          <w:ilvl w:val="0"/>
          <w:numId w:val="49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业务监控</w:t>
      </w:r>
      <w:r>
        <w:rPr>
          <w:rFonts w:cs="Segoe UI"/>
          <w:color w:val="0F1115"/>
          <w:sz w:val="21"/>
          <w:szCs w:val="21"/>
        </w:rPr>
        <w:t>：</w:t>
      </w:r>
    </w:p>
    <w:p w14:paraId="1226A70A">
      <w:pPr>
        <w:pStyle w:val="58"/>
        <w:numPr>
          <w:ilvl w:val="1"/>
          <w:numId w:val="49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监控每日用户活跃度、图片上传量</w:t>
      </w:r>
    </w:p>
    <w:p w14:paraId="6FE2F436">
      <w:pPr>
        <w:pStyle w:val="58"/>
        <w:numPr>
          <w:ilvl w:val="1"/>
          <w:numId w:val="49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监控模型识别准确率、响应时间</w:t>
      </w:r>
    </w:p>
    <w:p w14:paraId="70BFA3B1">
      <w:pPr>
        <w:pStyle w:val="58"/>
        <w:numPr>
          <w:ilvl w:val="1"/>
          <w:numId w:val="49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监控预警触发频率、处理情况</w:t>
      </w:r>
    </w:p>
    <w:p w14:paraId="02F7A2AF">
      <w:pPr>
        <w:pStyle w:val="58"/>
        <w:numPr>
          <w:ilvl w:val="0"/>
          <w:numId w:val="49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日志管理</w:t>
      </w:r>
      <w:r>
        <w:rPr>
          <w:rFonts w:cs="Segoe UI"/>
          <w:color w:val="0F1115"/>
          <w:sz w:val="21"/>
          <w:szCs w:val="21"/>
        </w:rPr>
        <w:t>：</w:t>
      </w:r>
    </w:p>
    <w:p w14:paraId="7128BDE8">
      <w:pPr>
        <w:pStyle w:val="58"/>
        <w:numPr>
          <w:ilvl w:val="1"/>
          <w:numId w:val="49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结构化日志记录</w:t>
      </w:r>
    </w:p>
    <w:p w14:paraId="430A5F2D">
      <w:pPr>
        <w:pStyle w:val="58"/>
        <w:numPr>
          <w:ilvl w:val="1"/>
          <w:numId w:val="49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日志分级（DEBUG、INFO、WARN、ERROR）</w:t>
      </w:r>
    </w:p>
    <w:p w14:paraId="7FF20F7F">
      <w:pPr>
        <w:pStyle w:val="58"/>
        <w:numPr>
          <w:ilvl w:val="1"/>
          <w:numId w:val="49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日志集中收集和分析</w:t>
      </w:r>
    </w:p>
    <w:p w14:paraId="0449664A">
      <w:pPr>
        <w:pStyle w:val="58"/>
        <w:numPr>
          <w:ilvl w:val="1"/>
          <w:numId w:val="49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日志保留周期：操作日志90天，审计日志1年</w:t>
      </w:r>
    </w:p>
    <w:p w14:paraId="3E6461D7">
      <w:pPr>
        <w:pStyle w:val="3"/>
        <w:ind w:firstLine="480"/>
      </w:pPr>
    </w:p>
    <w:p w14:paraId="4B8BD158">
      <w:pPr>
        <w:pStyle w:val="5"/>
      </w:pPr>
      <w:bookmarkStart w:id="162" w:name="_Toc218621579"/>
      <w:r>
        <w:rPr>
          <w:rFonts w:hint="eastAsia"/>
        </w:rPr>
        <w:t>维护支持</w:t>
      </w:r>
      <w:bookmarkEnd w:id="162"/>
    </w:p>
    <w:p w14:paraId="760E5B7C">
      <w:pPr>
        <w:pStyle w:val="58"/>
        <w:numPr>
          <w:ilvl w:val="0"/>
          <w:numId w:val="50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配置管理</w:t>
      </w:r>
      <w:r>
        <w:rPr>
          <w:rFonts w:cs="Segoe UI"/>
          <w:color w:val="0F1115"/>
          <w:sz w:val="21"/>
          <w:szCs w:val="21"/>
        </w:rPr>
        <w:t>：</w:t>
      </w:r>
    </w:p>
    <w:p w14:paraId="1FD88F7F">
      <w:pPr>
        <w:pStyle w:val="58"/>
        <w:numPr>
          <w:ilvl w:val="1"/>
          <w:numId w:val="50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配置文件集中管理</w:t>
      </w:r>
    </w:p>
    <w:p w14:paraId="5205C0E5">
      <w:pPr>
        <w:pStyle w:val="58"/>
        <w:numPr>
          <w:ilvl w:val="1"/>
          <w:numId w:val="50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支持环境变量配置</w:t>
      </w:r>
    </w:p>
    <w:p w14:paraId="41C5EF27">
      <w:pPr>
        <w:pStyle w:val="58"/>
        <w:numPr>
          <w:ilvl w:val="1"/>
          <w:numId w:val="50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配置变更审计追踪</w:t>
      </w:r>
    </w:p>
    <w:p w14:paraId="61747C77">
      <w:pPr>
        <w:pStyle w:val="58"/>
        <w:numPr>
          <w:ilvl w:val="0"/>
          <w:numId w:val="50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部署维护</w:t>
      </w:r>
      <w:r>
        <w:rPr>
          <w:rFonts w:cs="Segoe UI"/>
          <w:color w:val="0F1115"/>
          <w:sz w:val="21"/>
          <w:szCs w:val="21"/>
        </w:rPr>
        <w:t>：</w:t>
      </w:r>
    </w:p>
    <w:p w14:paraId="4CD7BE24">
      <w:pPr>
        <w:pStyle w:val="58"/>
        <w:numPr>
          <w:ilvl w:val="1"/>
          <w:numId w:val="50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支持自动化部署</w:t>
      </w:r>
    </w:p>
    <w:p w14:paraId="0BA64DE9">
      <w:pPr>
        <w:pStyle w:val="58"/>
        <w:numPr>
          <w:ilvl w:val="1"/>
          <w:numId w:val="50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支持蓝绿部署、金丝雀发布</w:t>
      </w:r>
    </w:p>
    <w:p w14:paraId="0607AD87">
      <w:pPr>
        <w:pStyle w:val="58"/>
        <w:numPr>
          <w:ilvl w:val="1"/>
          <w:numId w:val="50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支持容器化部署（Docker）</w:t>
      </w:r>
    </w:p>
    <w:p w14:paraId="6F98CB43">
      <w:pPr>
        <w:pStyle w:val="58"/>
        <w:numPr>
          <w:ilvl w:val="0"/>
          <w:numId w:val="50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文档完整性</w:t>
      </w:r>
      <w:r>
        <w:rPr>
          <w:rFonts w:cs="Segoe UI"/>
          <w:color w:val="0F1115"/>
          <w:sz w:val="21"/>
          <w:szCs w:val="21"/>
        </w:rPr>
        <w:t>：</w:t>
      </w:r>
    </w:p>
    <w:p w14:paraId="53BAC485">
      <w:pPr>
        <w:pStyle w:val="58"/>
        <w:numPr>
          <w:ilvl w:val="1"/>
          <w:numId w:val="50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API接口文档完整</w:t>
      </w:r>
    </w:p>
    <w:p w14:paraId="3F1213D5">
      <w:pPr>
        <w:pStyle w:val="58"/>
        <w:numPr>
          <w:ilvl w:val="1"/>
          <w:numId w:val="50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数据库设计文档完整</w:t>
      </w:r>
    </w:p>
    <w:p w14:paraId="338FB356">
      <w:pPr>
        <w:pStyle w:val="58"/>
        <w:numPr>
          <w:ilvl w:val="1"/>
          <w:numId w:val="50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系统架构文档完整</w:t>
      </w:r>
    </w:p>
    <w:p w14:paraId="2ADFC5BB">
      <w:pPr>
        <w:pStyle w:val="58"/>
        <w:numPr>
          <w:ilvl w:val="1"/>
          <w:numId w:val="50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操作维护手册完整</w:t>
      </w:r>
    </w:p>
    <w:p w14:paraId="6C5F45B4">
      <w:pPr>
        <w:pStyle w:val="3"/>
        <w:ind w:firstLine="480"/>
      </w:pPr>
    </w:p>
    <w:p w14:paraId="3AF6F2D8">
      <w:pPr>
        <w:pStyle w:val="4"/>
      </w:pPr>
      <w:bookmarkStart w:id="163" w:name="_Toc218621580"/>
      <w:r>
        <w:rPr>
          <w:rFonts w:hint="eastAsia"/>
        </w:rPr>
        <w:t>兼容性需求</w:t>
      </w:r>
      <w:bookmarkEnd w:id="163"/>
    </w:p>
    <w:p w14:paraId="28EC6CB8">
      <w:pPr>
        <w:pStyle w:val="5"/>
      </w:pPr>
      <w:bookmarkStart w:id="164" w:name="_Toc218621581"/>
      <w:r>
        <w:rPr>
          <w:rFonts w:hint="eastAsia"/>
        </w:rPr>
        <w:t>浏览器兼容性</w:t>
      </w:r>
      <w:bookmarkEnd w:id="164"/>
    </w:p>
    <w:p w14:paraId="3DC8940F">
      <w:pPr>
        <w:pStyle w:val="58"/>
        <w:numPr>
          <w:ilvl w:val="0"/>
          <w:numId w:val="51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桌面浏览器</w:t>
      </w:r>
      <w:r>
        <w:rPr>
          <w:rFonts w:cs="Segoe UI"/>
          <w:color w:val="0F1115"/>
          <w:sz w:val="21"/>
          <w:szCs w:val="21"/>
        </w:rPr>
        <w:t>：</w:t>
      </w:r>
    </w:p>
    <w:p w14:paraId="52E4CCE1">
      <w:pPr>
        <w:pStyle w:val="58"/>
        <w:numPr>
          <w:ilvl w:val="1"/>
          <w:numId w:val="51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Chrome 80+：完全支持</w:t>
      </w:r>
    </w:p>
    <w:p w14:paraId="2E94ADE1">
      <w:pPr>
        <w:pStyle w:val="58"/>
        <w:numPr>
          <w:ilvl w:val="1"/>
          <w:numId w:val="51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Firefox 75+：完全支持</w:t>
      </w:r>
    </w:p>
    <w:p w14:paraId="18DF57EC">
      <w:pPr>
        <w:pStyle w:val="58"/>
        <w:numPr>
          <w:ilvl w:val="1"/>
          <w:numId w:val="51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Safari 13+：完全支持</w:t>
      </w:r>
    </w:p>
    <w:p w14:paraId="4B3CC1A4">
      <w:pPr>
        <w:pStyle w:val="58"/>
        <w:numPr>
          <w:ilvl w:val="1"/>
          <w:numId w:val="51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Edge 80+：完全支持</w:t>
      </w:r>
    </w:p>
    <w:p w14:paraId="74DD804D">
      <w:pPr>
        <w:pStyle w:val="58"/>
        <w:numPr>
          <w:ilvl w:val="0"/>
          <w:numId w:val="51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移动浏览器</w:t>
      </w:r>
      <w:r>
        <w:rPr>
          <w:rFonts w:cs="Segoe UI"/>
          <w:color w:val="0F1115"/>
          <w:sz w:val="21"/>
          <w:szCs w:val="21"/>
        </w:rPr>
        <w:t>：</w:t>
      </w:r>
    </w:p>
    <w:p w14:paraId="708FEE00">
      <w:pPr>
        <w:pStyle w:val="58"/>
        <w:numPr>
          <w:ilvl w:val="1"/>
          <w:numId w:val="51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iOS Safari 12+：完全支持</w:t>
      </w:r>
    </w:p>
    <w:p w14:paraId="5CAA62B8">
      <w:pPr>
        <w:pStyle w:val="58"/>
        <w:numPr>
          <w:ilvl w:val="1"/>
          <w:numId w:val="51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Android Chrome 80+：完全支持</w:t>
      </w:r>
    </w:p>
    <w:p w14:paraId="0F9A1C44">
      <w:pPr>
        <w:pStyle w:val="58"/>
        <w:numPr>
          <w:ilvl w:val="1"/>
          <w:numId w:val="51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微信内置浏览器：基本支持</w:t>
      </w:r>
    </w:p>
    <w:p w14:paraId="08574429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782F3889">
      <w:pPr>
        <w:pStyle w:val="5"/>
      </w:pPr>
      <w:bookmarkStart w:id="165" w:name="_Toc218621582"/>
      <w:r>
        <w:rPr>
          <w:rFonts w:hint="eastAsia"/>
        </w:rPr>
        <w:t>操作系统兼容性</w:t>
      </w:r>
      <w:bookmarkEnd w:id="165"/>
    </w:p>
    <w:p w14:paraId="11B0ABC5">
      <w:pPr>
        <w:pStyle w:val="58"/>
        <w:numPr>
          <w:ilvl w:val="0"/>
          <w:numId w:val="52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服务器操作系统</w:t>
      </w:r>
      <w:r>
        <w:rPr>
          <w:rFonts w:cs="Segoe UI"/>
          <w:color w:val="0F1115"/>
          <w:sz w:val="21"/>
          <w:szCs w:val="21"/>
        </w:rPr>
        <w:t>：</w:t>
      </w:r>
    </w:p>
    <w:p w14:paraId="41BA6275">
      <w:pPr>
        <w:pStyle w:val="58"/>
        <w:numPr>
          <w:ilvl w:val="1"/>
          <w:numId w:val="52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Ubuntu 20.04 LTS：完全支持</w:t>
      </w:r>
    </w:p>
    <w:p w14:paraId="265FFDB2">
      <w:pPr>
        <w:pStyle w:val="58"/>
        <w:numPr>
          <w:ilvl w:val="1"/>
          <w:numId w:val="52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CentOS 7+：完全支持</w:t>
      </w:r>
    </w:p>
    <w:p w14:paraId="4B944B50">
      <w:pPr>
        <w:pStyle w:val="58"/>
        <w:numPr>
          <w:ilvl w:val="1"/>
          <w:numId w:val="52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Windows Server 2019：支持</w:t>
      </w:r>
    </w:p>
    <w:p w14:paraId="131A1801">
      <w:pPr>
        <w:pStyle w:val="58"/>
        <w:numPr>
          <w:ilvl w:val="0"/>
          <w:numId w:val="52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客户端操作系统</w:t>
      </w:r>
      <w:r>
        <w:rPr>
          <w:rFonts w:cs="Segoe UI"/>
          <w:color w:val="0F1115"/>
          <w:sz w:val="21"/>
          <w:szCs w:val="21"/>
        </w:rPr>
        <w:t>：</w:t>
      </w:r>
    </w:p>
    <w:p w14:paraId="6B178CF7">
      <w:pPr>
        <w:pStyle w:val="58"/>
        <w:numPr>
          <w:ilvl w:val="1"/>
          <w:numId w:val="52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Windows 10+：完全支持</w:t>
      </w:r>
    </w:p>
    <w:p w14:paraId="0187DF30">
      <w:pPr>
        <w:pStyle w:val="58"/>
        <w:numPr>
          <w:ilvl w:val="1"/>
          <w:numId w:val="52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macOS 10.15+：完全支持</w:t>
      </w:r>
    </w:p>
    <w:p w14:paraId="5489E6DD">
      <w:pPr>
        <w:pStyle w:val="58"/>
        <w:numPr>
          <w:ilvl w:val="1"/>
          <w:numId w:val="52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Android 8.0+：完全支持</w:t>
      </w:r>
    </w:p>
    <w:p w14:paraId="496A8F7E">
      <w:pPr>
        <w:pStyle w:val="58"/>
        <w:numPr>
          <w:ilvl w:val="1"/>
          <w:numId w:val="52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iOS 12.0+：完全支持</w:t>
      </w:r>
    </w:p>
    <w:p w14:paraId="19AD6358">
      <w:pPr>
        <w:pStyle w:val="3"/>
        <w:ind w:firstLine="480"/>
      </w:pPr>
    </w:p>
    <w:p w14:paraId="74B439F9">
      <w:pPr>
        <w:pStyle w:val="5"/>
      </w:pPr>
      <w:bookmarkStart w:id="166" w:name="_Toc218621583"/>
      <w:r>
        <w:rPr>
          <w:rFonts w:hint="eastAsia"/>
        </w:rPr>
        <w:t>第三方服务兼容性</w:t>
      </w:r>
      <w:bookmarkEnd w:id="166"/>
    </w:p>
    <w:p w14:paraId="5908967E">
      <w:pPr>
        <w:pStyle w:val="58"/>
        <w:numPr>
          <w:ilvl w:val="0"/>
          <w:numId w:val="53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邮件服务</w:t>
      </w:r>
      <w:r>
        <w:rPr>
          <w:rFonts w:cs="Segoe UI"/>
          <w:color w:val="0F1115"/>
          <w:sz w:val="21"/>
          <w:szCs w:val="21"/>
        </w:rPr>
        <w:t>：支持主流SMTP服务</w:t>
      </w:r>
    </w:p>
    <w:p w14:paraId="398248AC">
      <w:pPr>
        <w:pStyle w:val="58"/>
        <w:numPr>
          <w:ilvl w:val="0"/>
          <w:numId w:val="53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对象存储</w:t>
      </w:r>
      <w:r>
        <w:rPr>
          <w:rFonts w:cs="Segoe UI"/>
          <w:color w:val="0F1115"/>
          <w:sz w:val="21"/>
          <w:szCs w:val="21"/>
        </w:rPr>
        <w:t>：支持阿里云OSS、腾讯云COS、AWS S3等</w:t>
      </w:r>
    </w:p>
    <w:p w14:paraId="562AD3B6">
      <w:pPr>
        <w:pStyle w:val="58"/>
        <w:numPr>
          <w:ilvl w:val="0"/>
          <w:numId w:val="53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消息推送</w:t>
      </w:r>
      <w:r>
        <w:rPr>
          <w:rFonts w:cs="Segoe UI"/>
          <w:color w:val="0F1115"/>
          <w:sz w:val="21"/>
          <w:szCs w:val="21"/>
        </w:rPr>
        <w:t>：支持WebSocket、邮件、短信（可扩展）</w:t>
      </w:r>
    </w:p>
    <w:p w14:paraId="2F96B4F6">
      <w:pPr>
        <w:pStyle w:val="3"/>
        <w:ind w:firstLine="480"/>
      </w:pPr>
    </w:p>
    <w:p w14:paraId="20E49AD2">
      <w:pPr>
        <w:pStyle w:val="3"/>
        <w:ind w:firstLine="480"/>
        <w:rPr>
          <w:del w:id="0" w:author="gl" w:date="2025-01-06T17:15:00Z"/>
        </w:rPr>
      </w:pPr>
    </w:p>
    <w:p w14:paraId="4FC2EC16">
      <w:pPr>
        <w:pStyle w:val="4"/>
      </w:pPr>
      <w:bookmarkStart w:id="167" w:name="_Toc511170808"/>
      <w:bookmarkStart w:id="168" w:name="_Toc20263168"/>
      <w:bookmarkStart w:id="169" w:name="_Toc218621584"/>
      <w:r>
        <w:t>部署需求</w:t>
      </w:r>
      <w:bookmarkEnd w:id="167"/>
      <w:bookmarkEnd w:id="168"/>
      <w:bookmarkEnd w:id="169"/>
    </w:p>
    <w:p w14:paraId="17AEF787">
      <w:pPr>
        <w:pStyle w:val="5"/>
      </w:pPr>
      <w:bookmarkStart w:id="170" w:name="_Toc218621585"/>
      <w:r>
        <w:rPr>
          <w:rFonts w:hint="eastAsia"/>
        </w:rPr>
        <w:t>部署架构</w:t>
      </w:r>
      <w:bookmarkEnd w:id="170"/>
    </w:p>
    <w:p w14:paraId="4A72FEA4">
      <w:pPr>
        <w:pStyle w:val="58"/>
        <w:numPr>
          <w:ilvl w:val="0"/>
          <w:numId w:val="54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部署模式</w:t>
      </w:r>
      <w:r>
        <w:rPr>
          <w:rFonts w:cs="Segoe UI"/>
          <w:color w:val="0F1115"/>
          <w:sz w:val="21"/>
          <w:szCs w:val="21"/>
        </w:rPr>
        <w:t>：</w:t>
      </w:r>
    </w:p>
    <w:p w14:paraId="389FB84A">
      <w:pPr>
        <w:pStyle w:val="58"/>
        <w:numPr>
          <w:ilvl w:val="1"/>
          <w:numId w:val="5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支持单机部署（开发和测试环境）</w:t>
      </w:r>
    </w:p>
    <w:p w14:paraId="626DB923">
      <w:pPr>
        <w:pStyle w:val="58"/>
        <w:numPr>
          <w:ilvl w:val="1"/>
          <w:numId w:val="5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支持集群部署（生产环境）</w:t>
      </w:r>
    </w:p>
    <w:p w14:paraId="26644DC8">
      <w:pPr>
        <w:pStyle w:val="58"/>
        <w:numPr>
          <w:ilvl w:val="1"/>
          <w:numId w:val="5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支持云原生部署（Kubernetes）</w:t>
      </w:r>
    </w:p>
    <w:p w14:paraId="7108B1DE">
      <w:pPr>
        <w:pStyle w:val="58"/>
        <w:numPr>
          <w:ilvl w:val="0"/>
          <w:numId w:val="54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网络架构</w:t>
      </w:r>
      <w:r>
        <w:rPr>
          <w:rFonts w:cs="Segoe UI"/>
          <w:color w:val="0F1115"/>
          <w:sz w:val="21"/>
          <w:szCs w:val="21"/>
        </w:rPr>
        <w:t>：</w:t>
      </w:r>
    </w:p>
    <w:p w14:paraId="759C8509">
      <w:pPr>
        <w:pStyle w:val="58"/>
        <w:numPr>
          <w:ilvl w:val="1"/>
          <w:numId w:val="5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前后端分离部署</w:t>
      </w:r>
    </w:p>
    <w:p w14:paraId="10A89FFC">
      <w:pPr>
        <w:pStyle w:val="58"/>
        <w:numPr>
          <w:ilvl w:val="1"/>
          <w:numId w:val="5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微服务架构，服务间通过API通信</w:t>
      </w:r>
    </w:p>
    <w:p w14:paraId="300E47D0">
      <w:pPr>
        <w:pStyle w:val="58"/>
        <w:numPr>
          <w:ilvl w:val="1"/>
          <w:numId w:val="54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数据库独立部署，支持主从复制</w:t>
      </w:r>
    </w:p>
    <w:p w14:paraId="6B87BDB8">
      <w:pPr>
        <w:pStyle w:val="3"/>
        <w:ind w:firstLine="480"/>
      </w:pPr>
    </w:p>
    <w:p w14:paraId="5C718A75">
      <w:pPr>
        <w:pStyle w:val="5"/>
      </w:pPr>
      <w:bookmarkStart w:id="171" w:name="_Toc218621586"/>
      <w:r>
        <w:rPr>
          <w:rFonts w:hint="eastAsia"/>
        </w:rPr>
        <w:t>硬件要求</w:t>
      </w:r>
      <w:bookmarkEnd w:id="171"/>
    </w:p>
    <w:p w14:paraId="2CAE09DA">
      <w:pPr>
        <w:pStyle w:val="58"/>
        <w:numPr>
          <w:ilvl w:val="0"/>
          <w:numId w:val="55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开发环境</w:t>
      </w:r>
      <w:r>
        <w:rPr>
          <w:rFonts w:cs="Segoe UI"/>
          <w:color w:val="0F1115"/>
          <w:sz w:val="21"/>
          <w:szCs w:val="21"/>
        </w:rPr>
        <w:t>：</w:t>
      </w:r>
    </w:p>
    <w:p w14:paraId="2BBCC1A5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CPU：4核以上</w:t>
      </w:r>
    </w:p>
    <w:p w14:paraId="035D9B6E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内存：8GB以上</w:t>
      </w:r>
    </w:p>
    <w:p w14:paraId="39207F30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存储：100GB SSD</w:t>
      </w:r>
    </w:p>
    <w:p w14:paraId="2EBC1F11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GPU：可选（用于模型训练）</w:t>
      </w:r>
    </w:p>
    <w:p w14:paraId="0200A5B9">
      <w:pPr>
        <w:pStyle w:val="58"/>
        <w:numPr>
          <w:ilvl w:val="0"/>
          <w:numId w:val="55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测试环境</w:t>
      </w:r>
      <w:r>
        <w:rPr>
          <w:rFonts w:cs="Segoe UI"/>
          <w:color w:val="0F1115"/>
          <w:sz w:val="21"/>
          <w:szCs w:val="21"/>
        </w:rPr>
        <w:t>：</w:t>
      </w:r>
    </w:p>
    <w:p w14:paraId="6DE255D0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CPU：8核以上</w:t>
      </w:r>
    </w:p>
    <w:p w14:paraId="1F0301D4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内存：16GB以上</w:t>
      </w:r>
    </w:p>
    <w:p w14:paraId="5169F6C2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存储：500GB SSD</w:t>
      </w:r>
    </w:p>
    <w:p w14:paraId="692C5B06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GPU：推荐（用于模型测试）</w:t>
      </w:r>
    </w:p>
    <w:p w14:paraId="65ACDA42">
      <w:pPr>
        <w:pStyle w:val="58"/>
        <w:numPr>
          <w:ilvl w:val="0"/>
          <w:numId w:val="55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生产环境（最小配置）</w:t>
      </w:r>
      <w:r>
        <w:rPr>
          <w:rFonts w:cs="Segoe UI"/>
          <w:color w:val="0F1115"/>
          <w:sz w:val="21"/>
          <w:szCs w:val="21"/>
        </w:rPr>
        <w:t>：</w:t>
      </w:r>
    </w:p>
    <w:p w14:paraId="333DF117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Web服务器：4核CPU，8GB内存，100GB SSD × 2</w:t>
      </w:r>
    </w:p>
    <w:p w14:paraId="6A56D466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数据库服务器：8核CPU，16GB内存，500GB SSD × 2</w:t>
      </w:r>
    </w:p>
    <w:p w14:paraId="201F2D1D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文件存储服务器：8核CPU，16GB内存，2TB SSD</w:t>
      </w:r>
    </w:p>
    <w:p w14:paraId="67128621">
      <w:pPr>
        <w:pStyle w:val="58"/>
        <w:numPr>
          <w:ilvl w:val="1"/>
          <w:numId w:val="55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GPU服务器（可选）：GPU显存8GB以上</w:t>
      </w:r>
    </w:p>
    <w:p w14:paraId="567816B0">
      <w:pPr>
        <w:pStyle w:val="3"/>
        <w:ind w:firstLine="480"/>
      </w:pPr>
    </w:p>
    <w:p w14:paraId="56317DC4">
      <w:pPr>
        <w:pStyle w:val="5"/>
      </w:pPr>
      <w:bookmarkStart w:id="172" w:name="_Toc218621587"/>
      <w:r>
        <w:rPr>
          <w:rFonts w:hint="eastAsia"/>
        </w:rPr>
        <w:t>软件要求</w:t>
      </w:r>
      <w:bookmarkEnd w:id="172"/>
    </w:p>
    <w:p w14:paraId="27A9F964">
      <w:pPr>
        <w:pStyle w:val="58"/>
        <w:numPr>
          <w:ilvl w:val="0"/>
          <w:numId w:val="56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操作系统</w:t>
      </w:r>
      <w:r>
        <w:rPr>
          <w:rFonts w:cs="Segoe UI"/>
          <w:color w:val="0F1115"/>
          <w:sz w:val="21"/>
          <w:szCs w:val="21"/>
        </w:rPr>
        <w:t>：Ubuntu 20.04 LTS</w:t>
      </w:r>
    </w:p>
    <w:p w14:paraId="3ED12B9F">
      <w:pPr>
        <w:pStyle w:val="58"/>
        <w:numPr>
          <w:ilvl w:val="0"/>
          <w:numId w:val="56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数据库</w:t>
      </w:r>
      <w:r>
        <w:rPr>
          <w:rFonts w:cs="Segoe UI"/>
          <w:color w:val="0F1115"/>
          <w:sz w:val="21"/>
          <w:szCs w:val="21"/>
        </w:rPr>
        <w:t>：MySQL 8.0 或 PostgreSQL 13</w:t>
      </w:r>
    </w:p>
    <w:p w14:paraId="798358BC">
      <w:pPr>
        <w:pStyle w:val="58"/>
        <w:numPr>
          <w:ilvl w:val="0"/>
          <w:numId w:val="56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缓存</w:t>
      </w:r>
      <w:r>
        <w:rPr>
          <w:rFonts w:cs="Segoe UI"/>
          <w:color w:val="0F1115"/>
          <w:sz w:val="21"/>
          <w:szCs w:val="21"/>
        </w:rPr>
        <w:t>：Redis 6.0</w:t>
      </w:r>
    </w:p>
    <w:p w14:paraId="3EF02CAB">
      <w:pPr>
        <w:pStyle w:val="58"/>
        <w:numPr>
          <w:ilvl w:val="0"/>
          <w:numId w:val="56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消息队列</w:t>
      </w:r>
      <w:r>
        <w:rPr>
          <w:rFonts w:cs="Segoe UI"/>
          <w:color w:val="0F1115"/>
          <w:sz w:val="21"/>
          <w:szCs w:val="21"/>
        </w:rPr>
        <w:t>：RabbitMQ 3.8 或 Kafka 2.8</w:t>
      </w:r>
    </w:p>
    <w:p w14:paraId="1EEE6614">
      <w:pPr>
        <w:pStyle w:val="58"/>
        <w:numPr>
          <w:ilvl w:val="0"/>
          <w:numId w:val="56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容器</w:t>
      </w:r>
      <w:r>
        <w:rPr>
          <w:rFonts w:cs="Segoe UI"/>
          <w:color w:val="0F1115"/>
          <w:sz w:val="21"/>
          <w:szCs w:val="21"/>
        </w:rPr>
        <w:t>：Docker 20.10，Kubernetes 1.22（可选）</w:t>
      </w:r>
    </w:p>
    <w:p w14:paraId="3ACECB75">
      <w:pPr>
        <w:pStyle w:val="58"/>
        <w:numPr>
          <w:ilvl w:val="0"/>
          <w:numId w:val="56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监控</w:t>
      </w:r>
      <w:r>
        <w:rPr>
          <w:rFonts w:cs="Segoe UI"/>
          <w:color w:val="0F1115"/>
          <w:sz w:val="21"/>
          <w:szCs w:val="21"/>
        </w:rPr>
        <w:t>：Prometheus 2.30，Grafana 8.0</w:t>
      </w:r>
    </w:p>
    <w:p w14:paraId="12570A82">
      <w:pPr>
        <w:pStyle w:val="3"/>
        <w:ind w:firstLine="480"/>
      </w:pPr>
    </w:p>
    <w:p w14:paraId="4B148E75">
      <w:pPr>
        <w:pStyle w:val="2"/>
        <w:spacing w:before="312"/>
      </w:pPr>
      <w:bookmarkStart w:id="173" w:name="_Toc218621588"/>
      <w:bookmarkStart w:id="174" w:name="_Toc511170809"/>
      <w:bookmarkStart w:id="175" w:name="_Toc20263169"/>
      <w:r>
        <w:t>界面要求</w:t>
      </w:r>
      <w:bookmarkEnd w:id="173"/>
      <w:bookmarkEnd w:id="174"/>
      <w:bookmarkEnd w:id="175"/>
    </w:p>
    <w:p w14:paraId="6EA9FB6A">
      <w:pPr>
        <w:pStyle w:val="3"/>
        <w:ind w:firstLine="480"/>
      </w:pPr>
      <w:r>
        <w:rPr>
          <w:rFonts w:hint="eastAsia"/>
        </w:rPr>
        <w:t>如果是基于用例的需求规格说明，这里的界面将对应上述视角模型。表格等将对应实体模型中的一个实体或多个实体。</w:t>
      </w:r>
    </w:p>
    <w:p w14:paraId="0A1EF458">
      <w:pPr>
        <w:pStyle w:val="4"/>
      </w:pPr>
      <w:bookmarkStart w:id="176" w:name="_Toc218621589"/>
      <w:r>
        <w:rPr>
          <w:rFonts w:hint="eastAsia"/>
        </w:rPr>
        <w:t>整体风格要求</w:t>
      </w:r>
      <w:bookmarkEnd w:id="176"/>
    </w:p>
    <w:p w14:paraId="58B98D1B">
      <w:pPr>
        <w:pStyle w:val="5"/>
      </w:pPr>
      <w:bookmarkStart w:id="177" w:name="_Toc218621590"/>
      <w:r>
        <w:rPr>
          <w:rFonts w:hint="eastAsia"/>
        </w:rPr>
        <w:t>设计原则</w:t>
      </w:r>
      <w:bookmarkEnd w:id="177"/>
    </w:p>
    <w:p w14:paraId="3C65A7F3">
      <w:pPr>
        <w:pStyle w:val="58"/>
        <w:numPr>
          <w:ilvl w:val="0"/>
          <w:numId w:val="57"/>
        </w:numPr>
        <w:shd w:val="clear" w:color="auto" w:fill="FFFFFF"/>
        <w:spacing w:before="0" w:beforeAutospacing="0" w:after="0" w:afterAutospacing="0"/>
        <w:ind w:firstLine="480"/>
        <w:rPr>
          <w:rFonts w:hint="eastAsia" w:cs="Times New Roman"/>
          <w:color w:val="0F1115"/>
          <w:sz w:val="21"/>
          <w:szCs w:val="21"/>
        </w:rPr>
      </w:pPr>
      <w:r>
        <w:rPr>
          <w:rStyle w:val="32"/>
          <w:rFonts w:cs="Times New Roman"/>
          <w:color w:val="0F1115"/>
          <w:sz w:val="21"/>
          <w:szCs w:val="21"/>
        </w:rPr>
        <w:t>简洁直观</w:t>
      </w:r>
      <w:r>
        <w:rPr>
          <w:rFonts w:cs="Times New Roman"/>
          <w:color w:val="0F1115"/>
          <w:sz w:val="21"/>
          <w:szCs w:val="21"/>
        </w:rPr>
        <w:t>：界面设计应简洁明了，避免过度装饰，功能布局直观</w:t>
      </w:r>
    </w:p>
    <w:p w14:paraId="22E8E30E">
      <w:pPr>
        <w:pStyle w:val="58"/>
        <w:numPr>
          <w:ilvl w:val="0"/>
          <w:numId w:val="57"/>
        </w:numPr>
        <w:shd w:val="clear" w:color="auto" w:fill="FFFFFF"/>
        <w:spacing w:before="0" w:beforeAutospacing="0" w:after="0" w:afterAutospacing="0"/>
        <w:ind w:firstLine="480"/>
        <w:rPr>
          <w:rFonts w:hint="eastAsia" w:cs="Times New Roman"/>
          <w:color w:val="0F1115"/>
          <w:sz w:val="21"/>
          <w:szCs w:val="21"/>
        </w:rPr>
      </w:pPr>
      <w:r>
        <w:rPr>
          <w:rStyle w:val="32"/>
          <w:rFonts w:cs="Times New Roman"/>
          <w:color w:val="0F1115"/>
          <w:sz w:val="21"/>
          <w:szCs w:val="21"/>
        </w:rPr>
        <w:t>一致性</w:t>
      </w:r>
      <w:r>
        <w:rPr>
          <w:rFonts w:cs="Times New Roman"/>
          <w:color w:val="0F1115"/>
          <w:sz w:val="21"/>
          <w:szCs w:val="21"/>
        </w:rPr>
        <w:t>：保持全站风格、色彩、字体、图标的一致性</w:t>
      </w:r>
    </w:p>
    <w:p w14:paraId="5B5B5864">
      <w:pPr>
        <w:pStyle w:val="58"/>
        <w:numPr>
          <w:ilvl w:val="0"/>
          <w:numId w:val="57"/>
        </w:numPr>
        <w:shd w:val="clear" w:color="auto" w:fill="FFFFFF"/>
        <w:spacing w:before="0" w:beforeAutospacing="0" w:after="0" w:afterAutospacing="0"/>
        <w:ind w:firstLine="480"/>
        <w:rPr>
          <w:rFonts w:hint="eastAsia" w:cs="Times New Roman"/>
          <w:color w:val="0F1115"/>
          <w:sz w:val="21"/>
          <w:szCs w:val="21"/>
        </w:rPr>
      </w:pPr>
      <w:r>
        <w:rPr>
          <w:rStyle w:val="32"/>
          <w:rFonts w:cs="Times New Roman"/>
          <w:color w:val="0F1115"/>
          <w:sz w:val="21"/>
          <w:szCs w:val="21"/>
        </w:rPr>
        <w:t>易用性</w:t>
      </w:r>
      <w:r>
        <w:rPr>
          <w:rFonts w:cs="Times New Roman"/>
          <w:color w:val="0F1115"/>
          <w:sz w:val="21"/>
          <w:szCs w:val="21"/>
        </w:rPr>
        <w:t>：符合用户操作习惯，降低学习成本</w:t>
      </w:r>
    </w:p>
    <w:p w14:paraId="5A5AD908">
      <w:pPr>
        <w:pStyle w:val="58"/>
        <w:numPr>
          <w:ilvl w:val="0"/>
          <w:numId w:val="57"/>
        </w:numPr>
        <w:shd w:val="clear" w:color="auto" w:fill="FFFFFF"/>
        <w:spacing w:before="0" w:beforeAutospacing="0" w:after="0" w:afterAutospacing="0"/>
        <w:ind w:firstLine="480"/>
        <w:rPr>
          <w:rFonts w:hint="eastAsia" w:cs="Times New Roman"/>
          <w:color w:val="0F1115"/>
          <w:sz w:val="21"/>
          <w:szCs w:val="21"/>
        </w:rPr>
      </w:pPr>
      <w:r>
        <w:rPr>
          <w:rStyle w:val="32"/>
          <w:rFonts w:cs="Times New Roman"/>
          <w:color w:val="0F1115"/>
          <w:sz w:val="21"/>
          <w:szCs w:val="21"/>
        </w:rPr>
        <w:t>响应式</w:t>
      </w:r>
      <w:r>
        <w:rPr>
          <w:rFonts w:cs="Times New Roman"/>
          <w:color w:val="0F1115"/>
          <w:sz w:val="21"/>
          <w:szCs w:val="21"/>
        </w:rPr>
        <w:t>：支持PC端和移动端自适应显示</w:t>
      </w:r>
    </w:p>
    <w:p w14:paraId="6A44E68A">
      <w:pPr>
        <w:pStyle w:val="58"/>
        <w:numPr>
          <w:ilvl w:val="0"/>
          <w:numId w:val="57"/>
        </w:numPr>
        <w:shd w:val="clear" w:color="auto" w:fill="FFFFFF"/>
        <w:spacing w:before="0" w:beforeAutospacing="0" w:after="0" w:afterAutospacing="0"/>
        <w:ind w:firstLine="480"/>
        <w:rPr>
          <w:rFonts w:hint="eastAsia" w:cs="Times New Roman"/>
          <w:color w:val="0F1115"/>
          <w:sz w:val="21"/>
          <w:szCs w:val="21"/>
        </w:rPr>
      </w:pPr>
      <w:r>
        <w:rPr>
          <w:rStyle w:val="32"/>
          <w:rFonts w:cs="Times New Roman"/>
          <w:color w:val="0F1115"/>
          <w:sz w:val="21"/>
          <w:szCs w:val="21"/>
        </w:rPr>
        <w:t>无障碍</w:t>
      </w:r>
      <w:r>
        <w:rPr>
          <w:rFonts w:cs="Times New Roman"/>
          <w:color w:val="0F1115"/>
          <w:sz w:val="21"/>
          <w:szCs w:val="21"/>
        </w:rPr>
        <w:t>：考虑色盲用户、视力障碍用户的可访问性</w:t>
      </w:r>
    </w:p>
    <w:p w14:paraId="2E37B2C6">
      <w:pPr>
        <w:pStyle w:val="3"/>
        <w:ind w:firstLine="480"/>
      </w:pPr>
    </w:p>
    <w:p w14:paraId="5042A390">
      <w:pPr>
        <w:pStyle w:val="5"/>
      </w:pPr>
      <w:bookmarkStart w:id="178" w:name="_Toc218621591"/>
      <w:r>
        <w:rPr>
          <w:rFonts w:hint="eastAsia"/>
        </w:rPr>
        <w:t>视觉设计</w:t>
      </w:r>
      <w:bookmarkEnd w:id="178"/>
    </w:p>
    <w:p w14:paraId="0DACBD30">
      <w:pPr>
        <w:pStyle w:val="58"/>
        <w:numPr>
          <w:ilvl w:val="0"/>
          <w:numId w:val="58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色彩方案</w:t>
      </w:r>
      <w:r>
        <w:rPr>
          <w:rFonts w:cs="Segoe UI"/>
          <w:color w:val="0F1115"/>
          <w:sz w:val="21"/>
          <w:szCs w:val="21"/>
        </w:rPr>
        <w:t>：</w:t>
      </w:r>
    </w:p>
    <w:p w14:paraId="36E28F0A">
      <w:pPr>
        <w:pStyle w:val="58"/>
        <w:numPr>
          <w:ilvl w:val="1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主色调：农业绿 (#4CAF50)，代表自然、健康</w:t>
      </w:r>
    </w:p>
    <w:p w14:paraId="2C9639BE">
      <w:pPr>
        <w:pStyle w:val="58"/>
        <w:numPr>
          <w:ilvl w:val="1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辅助色：大地棕 (#795548)，天空蓝 (#2196F3)</w:t>
      </w:r>
    </w:p>
    <w:p w14:paraId="1A31EFF7">
      <w:pPr>
        <w:pStyle w:val="58"/>
        <w:numPr>
          <w:ilvl w:val="1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强调色：警告橙 (#FF9800)，错误红 (#F44336)</w:t>
      </w:r>
    </w:p>
    <w:p w14:paraId="08CF8437">
      <w:pPr>
        <w:pStyle w:val="58"/>
        <w:numPr>
          <w:ilvl w:val="1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背景色：浅灰 (#F5F5F5)，白色 (#FFFFFF)</w:t>
      </w:r>
    </w:p>
    <w:p w14:paraId="1C0FEF46">
      <w:pPr>
        <w:pStyle w:val="58"/>
        <w:numPr>
          <w:ilvl w:val="0"/>
          <w:numId w:val="58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字体规范</w:t>
      </w:r>
      <w:r>
        <w:rPr>
          <w:rFonts w:cs="Segoe UI"/>
          <w:color w:val="0F1115"/>
          <w:sz w:val="21"/>
          <w:szCs w:val="21"/>
        </w:rPr>
        <w:t>：</w:t>
      </w:r>
    </w:p>
    <w:p w14:paraId="2A5B1A3C">
      <w:pPr>
        <w:pStyle w:val="58"/>
        <w:numPr>
          <w:ilvl w:val="1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中文字体：思源黑体、苹方-简、微软雅黑</w:t>
      </w:r>
    </w:p>
    <w:p w14:paraId="040A466B">
      <w:pPr>
        <w:pStyle w:val="58"/>
        <w:numPr>
          <w:ilvl w:val="1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英文字体：Roboto、Arial、Helvetica</w:t>
      </w:r>
    </w:p>
    <w:p w14:paraId="193C2973">
      <w:pPr>
        <w:pStyle w:val="58"/>
        <w:numPr>
          <w:ilvl w:val="1"/>
          <w:numId w:val="58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字号规范：</w:t>
      </w:r>
    </w:p>
    <w:p w14:paraId="340EEB8F">
      <w:pPr>
        <w:pStyle w:val="58"/>
        <w:numPr>
          <w:ilvl w:val="2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标题：20px-24px</w:t>
      </w:r>
    </w:p>
    <w:p w14:paraId="3B6F8B11">
      <w:pPr>
        <w:pStyle w:val="58"/>
        <w:numPr>
          <w:ilvl w:val="2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正文：14px-16px</w:t>
      </w:r>
    </w:p>
    <w:p w14:paraId="4136D4E8">
      <w:pPr>
        <w:pStyle w:val="58"/>
        <w:numPr>
          <w:ilvl w:val="2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辅助文字：12px-13px</w:t>
      </w:r>
    </w:p>
    <w:p w14:paraId="6F9297ED">
      <w:pPr>
        <w:pStyle w:val="58"/>
        <w:numPr>
          <w:ilvl w:val="2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按钮文字：14px-16px</w:t>
      </w:r>
    </w:p>
    <w:p w14:paraId="65DB6285">
      <w:pPr>
        <w:pStyle w:val="58"/>
        <w:numPr>
          <w:ilvl w:val="0"/>
          <w:numId w:val="58"/>
        </w:numPr>
        <w:shd w:val="clear" w:color="auto" w:fill="FFFFFF"/>
        <w:spacing w:before="0" w:beforeAutospacing="0" w:after="12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图标规范</w:t>
      </w:r>
      <w:r>
        <w:rPr>
          <w:rFonts w:cs="Segoe UI"/>
          <w:color w:val="0F1115"/>
          <w:sz w:val="21"/>
          <w:szCs w:val="21"/>
        </w:rPr>
        <w:t>：</w:t>
      </w:r>
    </w:p>
    <w:p w14:paraId="2C5F793C">
      <w:pPr>
        <w:pStyle w:val="58"/>
        <w:numPr>
          <w:ilvl w:val="1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使用Material Design图标库</w:t>
      </w:r>
    </w:p>
    <w:p w14:paraId="65BAC25E">
      <w:pPr>
        <w:pStyle w:val="58"/>
        <w:numPr>
          <w:ilvl w:val="1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图标尺寸：24px×24px（标准），16px×16px（小）</w:t>
      </w:r>
    </w:p>
    <w:p w14:paraId="48BF8C9B">
      <w:pPr>
        <w:pStyle w:val="58"/>
        <w:numPr>
          <w:ilvl w:val="1"/>
          <w:numId w:val="58"/>
        </w:numPr>
        <w:shd w:val="clear" w:color="auto" w:fill="FFFFFF"/>
        <w:spacing w:before="0" w:beforeAutospacing="0" w:after="0" w:afterAutospacing="0"/>
        <w:ind w:firstLine="480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图标颜色：与文字颜色保持一致或使用主色调</w:t>
      </w:r>
    </w:p>
    <w:p w14:paraId="5951AF16">
      <w:pPr>
        <w:pStyle w:val="3"/>
        <w:ind w:firstLine="480"/>
      </w:pPr>
    </w:p>
    <w:p w14:paraId="6090778F">
      <w:pPr>
        <w:pStyle w:val="4"/>
      </w:pPr>
      <w:bookmarkStart w:id="179" w:name="_Toc218621592"/>
      <w:r>
        <w:rPr>
          <w:rFonts w:hint="eastAsia"/>
        </w:rPr>
        <w:t>主要界面设计要求</w:t>
      </w:r>
      <w:bookmarkEnd w:id="179"/>
    </w:p>
    <w:p w14:paraId="7C47E120">
      <w:pPr>
        <w:pStyle w:val="5"/>
        <w:rPr>
          <w:rFonts w:hint="eastAsia" w:ascii="宋体" w:hAnsi="宋体"/>
        </w:rPr>
      </w:pPr>
      <w:bookmarkStart w:id="180" w:name="_Toc218621593"/>
      <w:r>
        <w:rPr>
          <w:rFonts w:hint="eastAsia" w:ascii="宋体" w:hAnsi="宋体"/>
        </w:rPr>
        <w:t>登录注册界面设计</w:t>
      </w:r>
      <w:bookmarkEnd w:id="180"/>
    </w:p>
    <w:p w14:paraId="3B43BEB5">
      <w:pPr>
        <w:pStyle w:val="3"/>
        <w:ind w:firstLineChars="0"/>
        <w:rPr>
          <w:rFonts w:hint="eastAsia"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布局结构</w:t>
      </w:r>
    </w:p>
    <w:p w14:paraId="30F7E7EB">
      <w:pPr>
        <w:pStyle w:val="3"/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顶部区域：</w:t>
      </w:r>
    </w:p>
    <w:p w14:paraId="3188E4C2">
      <w:pPr>
        <w:pStyle w:val="3"/>
        <w:numPr>
          <w:ilvl w:val="0"/>
          <w:numId w:val="59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系统Logo与名称：“农业作物病害识别与智能咨询系统”</w:t>
      </w:r>
    </w:p>
    <w:p w14:paraId="6BBCBDC4">
      <w:pPr>
        <w:pStyle w:val="3"/>
        <w:numPr>
          <w:ilvl w:val="0"/>
          <w:numId w:val="59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简洁标语：“智能识别，精准防治”</w:t>
      </w:r>
    </w:p>
    <w:p w14:paraId="42C8F97F">
      <w:pPr>
        <w:pStyle w:val="3"/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主表单区域（居中）：</w:t>
      </w:r>
    </w:p>
    <w:p w14:paraId="33184931">
      <w:pPr>
        <w:pStyle w:val="3"/>
        <w:numPr>
          <w:ilvl w:val="0"/>
          <w:numId w:val="60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登录表单（默认显示）：</w:t>
      </w:r>
    </w:p>
    <w:p w14:paraId="45BC9E4A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用户名/邮箱/手机号输入框（带图标）</w:t>
      </w:r>
    </w:p>
    <w:p w14:paraId="70114D47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密码输入框（带显示/隐藏切换功能）</w:t>
      </w:r>
    </w:p>
    <w:p w14:paraId="62CE992C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验证码输入框（右侧带刷新按钮）</w:t>
      </w:r>
    </w:p>
    <w:p w14:paraId="2AD71AE8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“记住我”复选框</w:t>
      </w:r>
    </w:p>
    <w:p w14:paraId="192FFBAB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登录按钮（主色调绿色，全宽）</w:t>
      </w:r>
    </w:p>
    <w:p w14:paraId="60D68A3D">
      <w:pPr>
        <w:pStyle w:val="3"/>
        <w:numPr>
          <w:ilvl w:val="0"/>
          <w:numId w:val="60"/>
        </w:numPr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注册表单（点击切换后显示）：</w:t>
      </w:r>
    </w:p>
    <w:p w14:paraId="21822C11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手机号/邮箱输入框</w:t>
      </w:r>
    </w:p>
    <w:p w14:paraId="19E13CDA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验证码输入框（带发送验证码按钮，60秒倒计时）</w:t>
      </w:r>
    </w:p>
    <w:p w14:paraId="70E84545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密码设置输入框（要求强度提示）</w:t>
      </w:r>
    </w:p>
    <w:p w14:paraId="19B64C40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确认密码输入框</w:t>
      </w:r>
    </w:p>
    <w:p w14:paraId="0197E12F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用户角色选择（农户/园艺爱好者/技术人员）</w:t>
      </w:r>
    </w:p>
    <w:p w14:paraId="3AA688D0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注册协议勾选框（带链接）</w:t>
      </w:r>
    </w:p>
    <w:p w14:paraId="21DB6B02">
      <w:pPr>
        <w:pStyle w:val="3"/>
        <w:numPr>
          <w:ilvl w:val="1"/>
          <w:numId w:val="60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注册按钮</w:t>
      </w:r>
    </w:p>
    <w:p w14:paraId="79A4E9B0">
      <w:pPr>
        <w:pStyle w:val="3"/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辅助功能区：</w:t>
      </w:r>
    </w:p>
    <w:p w14:paraId="46A60D75">
      <w:pPr>
        <w:pStyle w:val="3"/>
        <w:numPr>
          <w:ilvl w:val="0"/>
          <w:numId w:val="61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“忘记密码？”链接（点击跳转密码找回）</w:t>
      </w:r>
    </w:p>
    <w:p w14:paraId="6B5F198B">
      <w:pPr>
        <w:pStyle w:val="3"/>
        <w:numPr>
          <w:ilvl w:val="0"/>
          <w:numId w:val="61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“没有账号？立即注册”/“已有账号？立即登录”切换链接</w:t>
      </w:r>
    </w:p>
    <w:p w14:paraId="3A63D3BF">
      <w:pPr>
        <w:pStyle w:val="3"/>
        <w:numPr>
          <w:ilvl w:val="0"/>
          <w:numId w:val="61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第三方登录入口（微信图标、手机验证码图标）</w:t>
      </w:r>
    </w:p>
    <w:p w14:paraId="22BF0FBE">
      <w:pPr>
        <w:pStyle w:val="3"/>
        <w:ind w:firstLine="42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底部区域：</w:t>
      </w:r>
    </w:p>
    <w:p w14:paraId="16CBBF32">
      <w:pPr>
        <w:pStyle w:val="3"/>
        <w:numPr>
          <w:ilvl w:val="0"/>
          <w:numId w:val="62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版权信息</w:t>
      </w:r>
    </w:p>
    <w:p w14:paraId="2172AC78">
      <w:pPr>
        <w:pStyle w:val="3"/>
        <w:numPr>
          <w:ilvl w:val="0"/>
          <w:numId w:val="62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帮助链接</w:t>
      </w:r>
    </w:p>
    <w:p w14:paraId="474F4020">
      <w:pPr>
        <w:pStyle w:val="3"/>
        <w:numPr>
          <w:ilvl w:val="0"/>
          <w:numId w:val="62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隐私政策链接</w:t>
      </w:r>
    </w:p>
    <w:p w14:paraId="465BDEDF">
      <w:pPr>
        <w:pStyle w:val="3"/>
        <w:ind w:firstLine="198" w:firstLineChars="0"/>
        <w:rPr>
          <w:rFonts w:hint="eastAsia"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交互要求</w:t>
      </w:r>
    </w:p>
    <w:p w14:paraId="4D81E348">
      <w:pPr>
        <w:pStyle w:val="3"/>
        <w:numPr>
          <w:ilvl w:val="0"/>
          <w:numId w:val="63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输入框获得焦点时边框变为主色调绿色</w:t>
      </w:r>
    </w:p>
    <w:p w14:paraId="0AF92BEF">
      <w:pPr>
        <w:pStyle w:val="3"/>
        <w:numPr>
          <w:ilvl w:val="0"/>
          <w:numId w:val="63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实时表单验证：输入时显示验证结果</w:t>
      </w:r>
    </w:p>
    <w:p w14:paraId="14171D15">
      <w:pPr>
        <w:pStyle w:val="3"/>
        <w:numPr>
          <w:ilvl w:val="0"/>
          <w:numId w:val="63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密码强度实时显示：弱（红）、中（黄）、强（绿）</w:t>
      </w:r>
    </w:p>
    <w:p w14:paraId="55C37D61">
      <w:pPr>
        <w:pStyle w:val="3"/>
        <w:numPr>
          <w:ilvl w:val="0"/>
          <w:numId w:val="63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登录/注册按钮在提交期间显示加载状态，防止重复提交</w:t>
      </w:r>
    </w:p>
    <w:p w14:paraId="47ADC868">
      <w:pPr>
        <w:pStyle w:val="3"/>
        <w:numPr>
          <w:ilvl w:val="0"/>
          <w:numId w:val="63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错误提示：在对应输入框下方显示红色提示文字</w:t>
      </w:r>
    </w:p>
    <w:p w14:paraId="70EE1346">
      <w:pPr>
        <w:pStyle w:val="3"/>
        <w:numPr>
          <w:ilvl w:val="0"/>
          <w:numId w:val="63"/>
        </w:numPr>
        <w:ind w:firstLine="420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成功提示：登录/注册成功后显示Toast提示并跳转</w:t>
      </w:r>
    </w:p>
    <w:p w14:paraId="4A84AAD1">
      <w:pPr>
        <w:pStyle w:val="3"/>
        <w:ind w:firstLine="480"/>
      </w:pPr>
    </w:p>
    <w:p w14:paraId="758861C3">
      <w:pPr>
        <w:pStyle w:val="5"/>
        <w:rPr>
          <w:rFonts w:hint="eastAsia" w:ascii="宋体" w:hAnsi="宋体"/>
        </w:rPr>
      </w:pPr>
      <w:bookmarkStart w:id="181" w:name="_Toc218621594"/>
      <w:r>
        <w:rPr>
          <w:rFonts w:hint="eastAsia" w:ascii="宋体" w:hAnsi="宋体"/>
        </w:rPr>
        <w:t>图片上传与诊断界面设计</w:t>
      </w:r>
      <w:bookmarkEnd w:id="181"/>
    </w:p>
    <w:p w14:paraId="5E9B0537">
      <w:pPr>
        <w:pStyle w:val="3"/>
        <w:ind w:firstLine="0"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布局结构</w:t>
      </w:r>
    </w:p>
    <w:p w14:paraId="1F8A23EF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 w:val="24"/>
        </w:rPr>
        <w:t>导</w:t>
      </w:r>
      <w:r>
        <w:rPr>
          <w:rFonts w:ascii="宋体" w:hAnsi="宋体" w:cs="Segoe UI"/>
          <w:b/>
          <w:bCs/>
          <w:color w:val="0F1115"/>
          <w:kern w:val="0"/>
          <w:szCs w:val="21"/>
        </w:rPr>
        <w:t>航栏：</w:t>
      </w:r>
    </w:p>
    <w:p w14:paraId="1191572D">
      <w:pPr>
        <w:widowControl/>
        <w:numPr>
          <w:ilvl w:val="0"/>
          <w:numId w:val="64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系统Logo（可点击返回首页）</w:t>
      </w:r>
    </w:p>
    <w:p w14:paraId="0FCA1A8A">
      <w:pPr>
        <w:widowControl/>
        <w:numPr>
          <w:ilvl w:val="0"/>
          <w:numId w:val="64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主导航菜单：首页、我的病例、知识库、消息通知、个人中心</w:t>
      </w:r>
    </w:p>
    <w:p w14:paraId="5768D4A8">
      <w:pPr>
        <w:widowControl/>
        <w:numPr>
          <w:ilvl w:val="0"/>
          <w:numId w:val="64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用户头像和用户名（右侧）</w:t>
      </w:r>
    </w:p>
    <w:p w14:paraId="6BB31788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主工作区（两栏布局）：</w:t>
      </w:r>
    </w:p>
    <w:p w14:paraId="509AA8D4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左侧栏 - 上传区域（占60%宽度）：</w:t>
      </w:r>
    </w:p>
    <w:p w14:paraId="584BA08F">
      <w:pPr>
        <w:widowControl/>
        <w:numPr>
          <w:ilvl w:val="0"/>
          <w:numId w:val="65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标题区：</w:t>
      </w:r>
      <w:r>
        <w:rPr>
          <w:rFonts w:ascii="宋体" w:hAnsi="宋体" w:cs="Segoe UI"/>
          <w:color w:val="0F1115"/>
          <w:kern w:val="0"/>
          <w:szCs w:val="21"/>
        </w:rPr>
        <w:t> “上传叶片图片，智能识别病害”</w:t>
      </w:r>
    </w:p>
    <w:p w14:paraId="685B7C17">
      <w:pPr>
        <w:widowControl/>
        <w:numPr>
          <w:ilvl w:val="0"/>
          <w:numId w:val="65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上传方式选择：</w:t>
      </w:r>
    </w:p>
    <w:p w14:paraId="18B47F03">
      <w:pPr>
        <w:widowControl/>
        <w:numPr>
          <w:ilvl w:val="1"/>
          <w:numId w:val="65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本地文件选择按钮（支持Ctrl多选）</w:t>
      </w:r>
    </w:p>
    <w:p w14:paraId="5F7944D8">
      <w:pPr>
        <w:widowControl/>
        <w:numPr>
          <w:ilvl w:val="1"/>
          <w:numId w:val="65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实时拍照按钮（调用摄像头）</w:t>
      </w:r>
    </w:p>
    <w:p w14:paraId="4A52F97F">
      <w:pPr>
        <w:widowControl/>
        <w:numPr>
          <w:ilvl w:val="1"/>
          <w:numId w:val="65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拖拽上传区域（明显虚线边框）</w:t>
      </w:r>
    </w:p>
    <w:p w14:paraId="6C3A4D9B">
      <w:pPr>
        <w:widowControl/>
        <w:numPr>
          <w:ilvl w:val="0"/>
          <w:numId w:val="65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上传进度显示：</w:t>
      </w:r>
    </w:p>
    <w:p w14:paraId="13C036A9">
      <w:pPr>
        <w:widowControl/>
        <w:numPr>
          <w:ilvl w:val="1"/>
          <w:numId w:val="65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文件名和进度条</w:t>
      </w:r>
    </w:p>
    <w:p w14:paraId="4FFDB4E7">
      <w:pPr>
        <w:widowControl/>
        <w:numPr>
          <w:ilvl w:val="1"/>
          <w:numId w:val="65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缩略图实时生成显示</w:t>
      </w:r>
    </w:p>
    <w:p w14:paraId="5311F502">
      <w:pPr>
        <w:widowControl/>
        <w:numPr>
          <w:ilvl w:val="0"/>
          <w:numId w:val="65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图片预处理选项（折叠面板）：</w:t>
      </w:r>
    </w:p>
    <w:p w14:paraId="72F12790">
      <w:pPr>
        <w:widowControl/>
        <w:numPr>
          <w:ilvl w:val="1"/>
          <w:numId w:val="65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自动裁剪开关</w:t>
      </w:r>
    </w:p>
    <w:p w14:paraId="2887B759">
      <w:pPr>
        <w:widowControl/>
        <w:numPr>
          <w:ilvl w:val="1"/>
          <w:numId w:val="65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增强对比度开关</w:t>
      </w:r>
    </w:p>
    <w:p w14:paraId="7991AADE">
      <w:pPr>
        <w:widowControl/>
        <w:numPr>
          <w:ilvl w:val="1"/>
          <w:numId w:val="65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背景去除选项</w:t>
      </w:r>
    </w:p>
    <w:p w14:paraId="6455092C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右侧栏 - 预览与操作区（占40%宽度）：</w:t>
      </w:r>
    </w:p>
    <w:p w14:paraId="2D4DC702">
      <w:pPr>
        <w:widowControl/>
        <w:numPr>
          <w:ilvl w:val="0"/>
          <w:numId w:val="66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图片预览区：</w:t>
      </w:r>
    </w:p>
    <w:p w14:paraId="1BD87264">
      <w:pPr>
        <w:widowControl/>
        <w:numPr>
          <w:ilvl w:val="1"/>
          <w:numId w:val="66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当前选中图片大图显示</w:t>
      </w:r>
    </w:p>
    <w:p w14:paraId="59A937EC">
      <w:pPr>
        <w:widowControl/>
        <w:numPr>
          <w:ilvl w:val="1"/>
          <w:numId w:val="66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支持鼠标滚轮缩放（最小50%，最大200%）</w:t>
      </w:r>
    </w:p>
    <w:p w14:paraId="4BD35185">
      <w:pPr>
        <w:widowControl/>
        <w:numPr>
          <w:ilvl w:val="1"/>
          <w:numId w:val="66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支持拖动查看细节</w:t>
      </w:r>
    </w:p>
    <w:p w14:paraId="04EB2DAB">
      <w:pPr>
        <w:widowControl/>
        <w:numPr>
          <w:ilvl w:val="0"/>
          <w:numId w:val="66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图片操作工具栏：</w:t>
      </w:r>
    </w:p>
    <w:p w14:paraId="4D439E23">
      <w:pPr>
        <w:widowControl/>
        <w:numPr>
          <w:ilvl w:val="1"/>
          <w:numId w:val="66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旋转（顺时针/逆时针）</w:t>
      </w:r>
    </w:p>
    <w:p w14:paraId="36167437">
      <w:pPr>
        <w:widowControl/>
        <w:numPr>
          <w:ilvl w:val="1"/>
          <w:numId w:val="66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裁剪（手动框选）</w:t>
      </w:r>
    </w:p>
    <w:p w14:paraId="1675311C">
      <w:pPr>
        <w:widowControl/>
        <w:numPr>
          <w:ilvl w:val="1"/>
          <w:numId w:val="66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亮度/对比度调整滑块</w:t>
      </w:r>
    </w:p>
    <w:p w14:paraId="28E9AB75">
      <w:pPr>
        <w:widowControl/>
        <w:numPr>
          <w:ilvl w:val="1"/>
          <w:numId w:val="66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删除当前图片</w:t>
      </w:r>
    </w:p>
    <w:p w14:paraId="27636865">
      <w:pPr>
        <w:widowControl/>
        <w:numPr>
          <w:ilvl w:val="0"/>
          <w:numId w:val="66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图片信息面板：</w:t>
      </w:r>
    </w:p>
    <w:p w14:paraId="2BA8A9B5">
      <w:pPr>
        <w:widowControl/>
        <w:numPr>
          <w:ilvl w:val="1"/>
          <w:numId w:val="66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文件名、尺寸、大小、格式</w:t>
      </w:r>
    </w:p>
    <w:p w14:paraId="00835562">
      <w:pPr>
        <w:widowControl/>
        <w:numPr>
          <w:ilvl w:val="1"/>
          <w:numId w:val="66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拍摄时间（如果有EXIF信息）</w:t>
      </w:r>
    </w:p>
    <w:p w14:paraId="496F2ECC">
      <w:pPr>
        <w:widowControl/>
        <w:numPr>
          <w:ilvl w:val="1"/>
          <w:numId w:val="66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地理位置（如果允许获取）</w:t>
      </w:r>
    </w:p>
    <w:p w14:paraId="496329AB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底部功能区：</w:t>
      </w:r>
    </w:p>
    <w:p w14:paraId="7C425717">
      <w:pPr>
        <w:widowControl/>
        <w:numPr>
          <w:ilvl w:val="0"/>
          <w:numId w:val="67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“开始诊断”主按钮（绿色，大尺寸）</w:t>
      </w:r>
    </w:p>
    <w:p w14:paraId="1814029F">
      <w:pPr>
        <w:widowControl/>
        <w:numPr>
          <w:ilvl w:val="0"/>
          <w:numId w:val="67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“清空所有”次要按钮</w:t>
      </w:r>
    </w:p>
    <w:p w14:paraId="52B54B94">
      <w:pPr>
        <w:widowControl/>
        <w:numPr>
          <w:ilvl w:val="0"/>
          <w:numId w:val="67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已选择图片数量提示</w:t>
      </w:r>
    </w:p>
    <w:p w14:paraId="102140FD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历史记录区（可折叠）：</w:t>
      </w:r>
    </w:p>
    <w:p w14:paraId="66C6E3AE">
      <w:pPr>
        <w:widowControl/>
        <w:numPr>
          <w:ilvl w:val="0"/>
          <w:numId w:val="68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“最近上传”标题</w:t>
      </w:r>
    </w:p>
    <w:p w14:paraId="771965C5">
      <w:pPr>
        <w:widowControl/>
        <w:numPr>
          <w:ilvl w:val="0"/>
          <w:numId w:val="68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缩略图网格布局（每行4张，最多显示8张）</w:t>
      </w:r>
    </w:p>
    <w:p w14:paraId="68AE5346">
      <w:pPr>
        <w:widowControl/>
        <w:numPr>
          <w:ilvl w:val="0"/>
          <w:numId w:val="68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点击历史图片可快速重新诊断</w:t>
      </w:r>
    </w:p>
    <w:p w14:paraId="66A837A4">
      <w:pPr>
        <w:widowControl/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 w:val="28"/>
          <w:szCs w:val="28"/>
        </w:rPr>
      </w:pPr>
      <w:r>
        <w:rPr>
          <w:rFonts w:ascii="宋体" w:hAnsi="宋体" w:cs="Segoe UI"/>
          <w:b/>
          <w:bCs/>
          <w:color w:val="0F1115"/>
          <w:kern w:val="0"/>
          <w:sz w:val="28"/>
          <w:szCs w:val="28"/>
        </w:rPr>
        <w:t>交互要求</w:t>
      </w:r>
    </w:p>
    <w:p w14:paraId="5E6B6C63">
      <w:pPr>
        <w:widowControl/>
        <w:numPr>
          <w:ilvl w:val="0"/>
          <w:numId w:val="69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拖拽区域在拖入文件时高亮显示</w:t>
      </w:r>
    </w:p>
    <w:p w14:paraId="5A29FBB0">
      <w:pPr>
        <w:widowControl/>
        <w:numPr>
          <w:ilvl w:val="0"/>
          <w:numId w:val="69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图片上传进度实时显示，支持暂停/继续</w:t>
      </w:r>
    </w:p>
    <w:p w14:paraId="17A97418">
      <w:pPr>
        <w:widowControl/>
        <w:numPr>
          <w:ilvl w:val="0"/>
          <w:numId w:val="69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缩略图hover时显示放大预览</w:t>
      </w:r>
    </w:p>
    <w:p w14:paraId="5AD7786F">
      <w:pPr>
        <w:widowControl/>
        <w:numPr>
          <w:ilvl w:val="0"/>
          <w:numId w:val="69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图片操作有撤销/重做功能</w:t>
      </w:r>
    </w:p>
    <w:p w14:paraId="1734319D">
      <w:pPr>
        <w:widowControl/>
        <w:numPr>
          <w:ilvl w:val="0"/>
          <w:numId w:val="69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文件类型和大小限制提示</w:t>
      </w:r>
    </w:p>
    <w:p w14:paraId="48600E1B">
      <w:pPr>
        <w:widowControl/>
        <w:numPr>
          <w:ilvl w:val="0"/>
          <w:numId w:val="69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网络异常时自动保存草稿</w:t>
      </w:r>
    </w:p>
    <w:p w14:paraId="2725B700">
      <w:pPr>
        <w:pStyle w:val="3"/>
        <w:ind w:firstLine="480"/>
        <w:rPr>
          <w:rFonts w:hint="eastAsia" w:ascii="宋体" w:hAnsi="宋体"/>
        </w:rPr>
      </w:pPr>
    </w:p>
    <w:p w14:paraId="2F80929B">
      <w:pPr>
        <w:pStyle w:val="5"/>
      </w:pPr>
      <w:bookmarkStart w:id="182" w:name="_Toc218621595"/>
      <w:r>
        <w:rPr>
          <w:rFonts w:hint="eastAsia"/>
        </w:rPr>
        <w:t>诊断结果展示界面设计</w:t>
      </w:r>
      <w:bookmarkEnd w:id="182"/>
    </w:p>
    <w:p w14:paraId="1191A7EA">
      <w:pPr>
        <w:widowControl/>
        <w:shd w:val="clear" w:color="auto" w:fill="FFFFFF"/>
        <w:spacing w:before="480" w:after="240" w:line="450" w:lineRule="atLeast"/>
        <w:jc w:val="left"/>
        <w:rPr>
          <w:rFonts w:hint="eastAsia" w:ascii="宋体" w:hAnsi="宋体" w:cs="Segoe UI"/>
          <w:b/>
          <w:bCs/>
          <w:color w:val="0F1115"/>
          <w:kern w:val="0"/>
          <w:sz w:val="28"/>
          <w:szCs w:val="28"/>
        </w:rPr>
      </w:pPr>
      <w:bookmarkStart w:id="183" w:name="_Toc218611800"/>
      <w:r>
        <w:rPr>
          <w:rFonts w:ascii="宋体" w:hAnsi="宋体" w:cs="Segoe UI"/>
          <w:b/>
          <w:bCs/>
          <w:color w:val="0F1115"/>
          <w:kern w:val="0"/>
          <w:sz w:val="28"/>
          <w:szCs w:val="28"/>
        </w:rPr>
        <w:t>布局结构</w:t>
      </w:r>
      <w:bookmarkEnd w:id="183"/>
    </w:p>
    <w:p w14:paraId="1BE3842B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顶部导航区：</w:t>
      </w:r>
    </w:p>
    <w:p w14:paraId="02521607">
      <w:pPr>
        <w:widowControl/>
        <w:numPr>
          <w:ilvl w:val="0"/>
          <w:numId w:val="70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返回按钮（可返回上传页）</w:t>
      </w:r>
    </w:p>
    <w:p w14:paraId="2223CB0F">
      <w:pPr>
        <w:widowControl/>
        <w:numPr>
          <w:ilvl w:val="0"/>
          <w:numId w:val="70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当前页面标题：“诊断结果”</w:t>
      </w:r>
    </w:p>
    <w:p w14:paraId="5231C0FD">
      <w:pPr>
        <w:widowControl/>
        <w:numPr>
          <w:ilvl w:val="0"/>
          <w:numId w:val="70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分享按钮、收藏按钮（右侧）</w:t>
      </w:r>
    </w:p>
    <w:p w14:paraId="59C57FC7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结果摘要区（卡片式设计）：</w:t>
      </w:r>
    </w:p>
    <w:p w14:paraId="08C3D548">
      <w:pPr>
        <w:widowControl/>
        <w:numPr>
          <w:ilvl w:val="0"/>
          <w:numId w:val="71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主要诊断结果：</w:t>
      </w:r>
    </w:p>
    <w:p w14:paraId="5BD9D26B">
      <w:pPr>
        <w:widowControl/>
        <w:numPr>
          <w:ilvl w:val="1"/>
          <w:numId w:val="71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病害名称（大号字体，如“番茄晚疫病”）</w:t>
      </w:r>
    </w:p>
    <w:p w14:paraId="4E6A339A">
      <w:pPr>
        <w:widowControl/>
        <w:numPr>
          <w:ilvl w:val="1"/>
          <w:numId w:val="71"/>
        </w:numPr>
        <w:shd w:val="clear" w:color="auto" w:fill="FFFFFF"/>
        <w:tabs>
          <w:tab w:val="left" w:pos="1440"/>
        </w:tabs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置信度显示：百分比数字 + 彩色进度条</w:t>
      </w:r>
    </w:p>
    <w:p w14:paraId="5B4A87E4">
      <w:pPr>
        <w:widowControl/>
        <w:numPr>
          <w:ilvl w:val="2"/>
          <w:numId w:val="71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90%：绿色进度条</w:t>
      </w:r>
    </w:p>
    <w:p w14:paraId="554C13B6">
      <w:pPr>
        <w:widowControl/>
        <w:numPr>
          <w:ilvl w:val="2"/>
          <w:numId w:val="71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70%-90%：黄色进度条</w:t>
      </w:r>
    </w:p>
    <w:p w14:paraId="629D1DCF">
      <w:pPr>
        <w:widowControl/>
        <w:numPr>
          <w:ilvl w:val="2"/>
          <w:numId w:val="71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&lt;70%：红色进度条</w:t>
      </w:r>
    </w:p>
    <w:p w14:paraId="408D6F3B">
      <w:pPr>
        <w:widowControl/>
        <w:numPr>
          <w:ilvl w:val="1"/>
          <w:numId w:val="71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可信度评级：高/中/低</w:t>
      </w:r>
    </w:p>
    <w:p w14:paraId="0CF10CE5">
      <w:pPr>
        <w:widowControl/>
        <w:numPr>
          <w:ilvl w:val="0"/>
          <w:numId w:val="71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备选结果（可展开折叠）：</w:t>
      </w:r>
    </w:p>
    <w:p w14:paraId="1688543B">
      <w:pPr>
        <w:widowControl/>
        <w:numPr>
          <w:ilvl w:val="1"/>
          <w:numId w:val="71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Top-K备选病害列表（K=3）</w:t>
      </w:r>
    </w:p>
    <w:p w14:paraId="07142744">
      <w:pPr>
        <w:widowControl/>
        <w:numPr>
          <w:ilvl w:val="1"/>
          <w:numId w:val="71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每个备选病害显示名称和置信度</w:t>
      </w:r>
    </w:p>
    <w:p w14:paraId="2B330849">
      <w:pPr>
        <w:widowControl/>
        <w:numPr>
          <w:ilvl w:val="1"/>
          <w:numId w:val="71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点击可切换为主要结果</w:t>
      </w:r>
    </w:p>
    <w:p w14:paraId="5FD1B547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图片与详情对比区（两栏布局）：</w:t>
      </w:r>
    </w:p>
    <w:p w14:paraId="0B24600E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左侧栏 - 图片展示区：</w:t>
      </w:r>
    </w:p>
    <w:p w14:paraId="0D85A4D9">
      <w:pPr>
        <w:widowControl/>
        <w:numPr>
          <w:ilvl w:val="0"/>
          <w:numId w:val="72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用户上传的原图显示</w:t>
      </w:r>
    </w:p>
    <w:p w14:paraId="5B11CF4E">
      <w:pPr>
        <w:widowControl/>
        <w:numPr>
          <w:ilvl w:val="0"/>
          <w:numId w:val="72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病斑区域标注（如果模型支持）</w:t>
      </w:r>
    </w:p>
    <w:p w14:paraId="554ABF32">
      <w:pPr>
        <w:widowControl/>
        <w:numPr>
          <w:ilvl w:val="0"/>
          <w:numId w:val="72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对比图（健康叶片对比，如果有）</w:t>
      </w:r>
    </w:p>
    <w:p w14:paraId="2F95D587">
      <w:pPr>
        <w:widowControl/>
        <w:numPr>
          <w:ilvl w:val="0"/>
          <w:numId w:val="72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图片切换箭头（如果是多张图片）</w:t>
      </w:r>
    </w:p>
    <w:p w14:paraId="222D7942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右侧栏 - 详细信息区：</w:t>
      </w:r>
    </w:p>
    <w:p w14:paraId="45918AF4">
      <w:pPr>
        <w:widowControl/>
        <w:numPr>
          <w:ilvl w:val="0"/>
          <w:numId w:val="73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病害信息卡片：</w:t>
      </w:r>
    </w:p>
    <w:p w14:paraId="7B8C9265">
      <w:pPr>
        <w:widowControl/>
        <w:numPr>
          <w:ilvl w:val="1"/>
          <w:numId w:val="73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病害学名（拉丁文）</w:t>
      </w:r>
    </w:p>
    <w:p w14:paraId="5AD93223">
      <w:pPr>
        <w:widowControl/>
        <w:numPr>
          <w:ilvl w:val="1"/>
          <w:numId w:val="73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危害作物类型</w:t>
      </w:r>
    </w:p>
    <w:p w14:paraId="596555E2">
      <w:pPr>
        <w:widowControl/>
        <w:numPr>
          <w:ilvl w:val="1"/>
          <w:numId w:val="73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常见发生季节</w:t>
      </w:r>
    </w:p>
    <w:p w14:paraId="1F9CB1E5">
      <w:pPr>
        <w:widowControl/>
        <w:numPr>
          <w:ilvl w:val="1"/>
          <w:numId w:val="73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传播途径</w:t>
      </w:r>
    </w:p>
    <w:p w14:paraId="59615C28">
      <w:pPr>
        <w:widowControl/>
        <w:numPr>
          <w:ilvl w:val="0"/>
          <w:numId w:val="73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病征描述：</w:t>
      </w:r>
    </w:p>
    <w:p w14:paraId="07194CB1">
      <w:pPr>
        <w:widowControl/>
        <w:numPr>
          <w:ilvl w:val="1"/>
          <w:numId w:val="73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文字描述典型症状</w:t>
      </w:r>
    </w:p>
    <w:p w14:paraId="709FD3D3">
      <w:pPr>
        <w:widowControl/>
        <w:numPr>
          <w:ilvl w:val="1"/>
          <w:numId w:val="73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关键词高亮显示</w:t>
      </w:r>
    </w:p>
    <w:p w14:paraId="3E8E4854">
      <w:pPr>
        <w:widowControl/>
        <w:numPr>
          <w:ilvl w:val="0"/>
          <w:numId w:val="73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置信度影响因素：</w:t>
      </w:r>
    </w:p>
    <w:p w14:paraId="73798FF6">
      <w:pPr>
        <w:widowControl/>
        <w:numPr>
          <w:ilvl w:val="1"/>
          <w:numId w:val="73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图片清晰度评分</w:t>
      </w:r>
    </w:p>
    <w:p w14:paraId="1994BB38">
      <w:pPr>
        <w:widowControl/>
        <w:numPr>
          <w:ilvl w:val="1"/>
          <w:numId w:val="73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病斑明显程度</w:t>
      </w:r>
    </w:p>
    <w:p w14:paraId="79DF07B7">
      <w:pPr>
        <w:widowControl/>
        <w:numPr>
          <w:ilvl w:val="1"/>
          <w:numId w:val="73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与训练数据相似度</w:t>
      </w:r>
    </w:p>
    <w:p w14:paraId="7C37F668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智能建议入口区：</w:t>
      </w:r>
    </w:p>
    <w:p w14:paraId="09F4E899">
      <w:pPr>
        <w:widowControl/>
        <w:numPr>
          <w:ilvl w:val="0"/>
          <w:numId w:val="74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“查看智能防治建议”按钮（突出显示）</w:t>
      </w:r>
    </w:p>
    <w:p w14:paraId="138BEFF4">
      <w:pPr>
        <w:widowControl/>
        <w:numPr>
          <w:ilvl w:val="0"/>
          <w:numId w:val="74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“保存到我的病例”按钮</w:t>
      </w:r>
    </w:p>
    <w:p w14:paraId="7A812A38">
      <w:pPr>
        <w:widowControl/>
        <w:numPr>
          <w:ilvl w:val="0"/>
          <w:numId w:val="74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“分享诊断结果”按钮</w:t>
      </w:r>
    </w:p>
    <w:p w14:paraId="483DAA98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相似病例参考区（水平滚动）：</w:t>
      </w:r>
    </w:p>
    <w:p w14:paraId="00C653A0">
      <w:pPr>
        <w:widowControl/>
        <w:numPr>
          <w:ilvl w:val="0"/>
          <w:numId w:val="75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“其他用户相似病例”标题</w:t>
      </w:r>
    </w:p>
    <w:p w14:paraId="5382E2C3">
      <w:pPr>
        <w:widowControl/>
        <w:numPr>
          <w:ilvl w:val="0"/>
          <w:numId w:val="75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病例卡片（显示作物、病害、时间、地点）</w:t>
      </w:r>
    </w:p>
    <w:p w14:paraId="5F42312D">
      <w:pPr>
        <w:widowControl/>
        <w:numPr>
          <w:ilvl w:val="0"/>
          <w:numId w:val="75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点击卡片查看详细病例</w:t>
      </w:r>
    </w:p>
    <w:p w14:paraId="09656497">
      <w:pPr>
        <w:widowControl/>
        <w:shd w:val="clear" w:color="auto" w:fill="FFFFFF"/>
        <w:spacing w:before="480" w:after="240" w:line="450" w:lineRule="atLeast"/>
        <w:jc w:val="left"/>
        <w:rPr>
          <w:rFonts w:hint="eastAsia" w:ascii="宋体" w:hAnsi="宋体" w:cs="Segoe UI"/>
          <w:b/>
          <w:bCs/>
          <w:color w:val="0F1115"/>
          <w:kern w:val="0"/>
          <w:sz w:val="28"/>
          <w:szCs w:val="28"/>
        </w:rPr>
      </w:pPr>
      <w:bookmarkStart w:id="184" w:name="_Toc218611801"/>
      <w:r>
        <w:rPr>
          <w:rFonts w:ascii="宋体" w:hAnsi="宋体" w:cs="Segoe UI"/>
          <w:b/>
          <w:bCs/>
          <w:color w:val="0F1115"/>
          <w:kern w:val="0"/>
          <w:sz w:val="28"/>
          <w:szCs w:val="28"/>
        </w:rPr>
        <w:t>交互要求</w:t>
      </w:r>
      <w:bookmarkEnd w:id="184"/>
    </w:p>
    <w:p w14:paraId="11D0B526">
      <w:pPr>
        <w:widowControl/>
        <w:numPr>
          <w:ilvl w:val="0"/>
          <w:numId w:val="76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置信度进度条hover时显示具体数值</w:t>
      </w:r>
    </w:p>
    <w:p w14:paraId="0EC22070">
      <w:pPr>
        <w:widowControl/>
        <w:numPr>
          <w:ilvl w:val="0"/>
          <w:numId w:val="76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病征关键词点击可跳转到知识库详细解释</w:t>
      </w:r>
    </w:p>
    <w:p w14:paraId="486333EA">
      <w:pPr>
        <w:widowControl/>
        <w:numPr>
          <w:ilvl w:val="0"/>
          <w:numId w:val="76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图片标注区域hover时显示说明文字</w:t>
      </w:r>
    </w:p>
    <w:p w14:paraId="20CB7FF0">
      <w:pPr>
        <w:widowControl/>
        <w:numPr>
          <w:ilvl w:val="0"/>
          <w:numId w:val="76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结果支持一键分享到微信、QQ等</w:t>
      </w:r>
    </w:p>
    <w:p w14:paraId="39F7CB31">
      <w:pPr>
        <w:widowControl/>
        <w:numPr>
          <w:ilvl w:val="0"/>
          <w:numId w:val="76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所有操作有明确的状态反馈</w:t>
      </w:r>
    </w:p>
    <w:p w14:paraId="4276397E">
      <w:pPr>
        <w:pStyle w:val="3"/>
        <w:ind w:firstLine="420"/>
        <w:rPr>
          <w:rFonts w:hint="eastAsia" w:ascii="宋体" w:hAnsi="宋体"/>
          <w:sz w:val="21"/>
          <w:szCs w:val="21"/>
        </w:rPr>
      </w:pPr>
    </w:p>
    <w:p w14:paraId="1C3E4512">
      <w:pPr>
        <w:pStyle w:val="5"/>
      </w:pPr>
      <w:bookmarkStart w:id="185" w:name="_Toc218621596"/>
      <w:r>
        <w:rPr>
          <w:rFonts w:hint="eastAsia"/>
        </w:rPr>
        <w:t>智能咨询界面设计</w:t>
      </w:r>
      <w:bookmarkEnd w:id="185"/>
    </w:p>
    <w:p w14:paraId="60A81E7D">
      <w:pPr>
        <w:widowControl/>
        <w:shd w:val="clear" w:color="auto" w:fill="FFFFFF"/>
        <w:spacing w:before="480" w:after="240" w:line="450" w:lineRule="atLeast"/>
        <w:jc w:val="left"/>
        <w:rPr>
          <w:rFonts w:hint="eastAsia" w:ascii="宋体" w:hAnsi="宋体" w:cs="Segoe UI"/>
          <w:b/>
          <w:bCs/>
          <w:color w:val="0F1115"/>
          <w:kern w:val="0"/>
          <w:sz w:val="28"/>
          <w:szCs w:val="28"/>
        </w:rPr>
      </w:pPr>
      <w:bookmarkStart w:id="186" w:name="_Toc218611803"/>
      <w:r>
        <w:rPr>
          <w:rFonts w:ascii="宋体" w:hAnsi="宋体" w:cs="Segoe UI"/>
          <w:b/>
          <w:bCs/>
          <w:color w:val="0F1115"/>
          <w:kern w:val="0"/>
          <w:sz w:val="28"/>
          <w:szCs w:val="28"/>
        </w:rPr>
        <w:t>布局结构</w:t>
      </w:r>
      <w:bookmarkEnd w:id="186"/>
    </w:p>
    <w:p w14:paraId="2CA695A0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顶部标题区：</w:t>
      </w:r>
    </w:p>
    <w:p w14:paraId="0DC6EA67">
      <w:pPr>
        <w:widowControl/>
        <w:numPr>
          <w:ilvl w:val="0"/>
          <w:numId w:val="77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当前咨询主题：“晚疫病防治咨询”</w:t>
      </w:r>
    </w:p>
    <w:p w14:paraId="231B2BA4">
      <w:pPr>
        <w:widowControl/>
        <w:numPr>
          <w:ilvl w:val="0"/>
          <w:numId w:val="77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咨询模式切换：快速问答 / 深度分析</w:t>
      </w:r>
    </w:p>
    <w:p w14:paraId="6465EB39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聊天主界面（模仿即时通讯布局）：</w:t>
      </w:r>
    </w:p>
    <w:p w14:paraId="34FDCFD6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左侧区域 - 对话历史区（70%宽度）：</w:t>
      </w:r>
    </w:p>
    <w:p w14:paraId="081B0E53">
      <w:pPr>
        <w:widowControl/>
        <w:numPr>
          <w:ilvl w:val="0"/>
          <w:numId w:val="78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消息时间线：</w:t>
      </w:r>
    </w:p>
    <w:p w14:paraId="110147DE">
      <w:pPr>
        <w:widowControl/>
        <w:numPr>
          <w:ilvl w:val="1"/>
          <w:numId w:val="78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用户提问气泡（居右，浅绿色背景）</w:t>
      </w:r>
    </w:p>
    <w:p w14:paraId="792ECE96">
      <w:pPr>
        <w:widowControl/>
        <w:numPr>
          <w:ilvl w:val="1"/>
          <w:numId w:val="78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系统回复气泡（居左，白色背景）</w:t>
      </w:r>
    </w:p>
    <w:p w14:paraId="13B84083">
      <w:pPr>
        <w:widowControl/>
        <w:numPr>
          <w:ilvl w:val="1"/>
          <w:numId w:val="78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时间分隔线（重要时间点）</w:t>
      </w:r>
    </w:p>
    <w:p w14:paraId="1E8FAA59">
      <w:pPr>
        <w:widowControl/>
        <w:numPr>
          <w:ilvl w:val="0"/>
          <w:numId w:val="78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系统回复结构：</w:t>
      </w:r>
    </w:p>
    <w:p w14:paraId="0886DA1F">
      <w:pPr>
        <w:widowControl/>
        <w:numPr>
          <w:ilvl w:val="1"/>
          <w:numId w:val="78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核心建议（突出显示）</w:t>
      </w:r>
    </w:p>
    <w:p w14:paraId="386A9D2C">
      <w:pPr>
        <w:widowControl/>
        <w:numPr>
          <w:ilvl w:val="1"/>
          <w:numId w:val="78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分点详细说明（带序号）</w:t>
      </w:r>
    </w:p>
    <w:p w14:paraId="6D1C6684">
      <w:pPr>
        <w:widowControl/>
        <w:numPr>
          <w:ilvl w:val="1"/>
          <w:numId w:val="78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引用来源标记（上标数字）</w:t>
      </w:r>
    </w:p>
    <w:p w14:paraId="7595C55E">
      <w:pPr>
        <w:widowControl/>
        <w:numPr>
          <w:ilvl w:val="1"/>
          <w:numId w:val="78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不确定性提示（如有）</w:t>
      </w:r>
    </w:p>
    <w:p w14:paraId="0DC1AB40">
      <w:pPr>
        <w:widowControl/>
        <w:numPr>
          <w:ilvl w:val="0"/>
          <w:numId w:val="78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多轮对话支持：</w:t>
      </w:r>
    </w:p>
    <w:p w14:paraId="59D372B7">
      <w:pPr>
        <w:widowControl/>
        <w:numPr>
          <w:ilvl w:val="1"/>
          <w:numId w:val="78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上下文关联显示</w:t>
      </w:r>
    </w:p>
    <w:p w14:paraId="1FE4C6BA">
      <w:pPr>
        <w:widowControl/>
        <w:numPr>
          <w:ilvl w:val="1"/>
          <w:numId w:val="78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可折叠历史对话</w:t>
      </w:r>
    </w:p>
    <w:p w14:paraId="26A884CB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右侧区域 - 参考信息区（30%宽度）：</w:t>
      </w:r>
    </w:p>
    <w:p w14:paraId="29FB3491">
      <w:pPr>
        <w:widowControl/>
        <w:numPr>
          <w:ilvl w:val="0"/>
          <w:numId w:val="79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知识来源面板：</w:t>
      </w:r>
    </w:p>
    <w:p w14:paraId="251C69D5">
      <w:pPr>
        <w:widowControl/>
        <w:numPr>
          <w:ilvl w:val="1"/>
          <w:numId w:val="79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引用文献列表（可点击查看详情）</w:t>
      </w:r>
    </w:p>
    <w:p w14:paraId="4E14CAF9">
      <w:pPr>
        <w:widowControl/>
        <w:numPr>
          <w:ilvl w:val="1"/>
          <w:numId w:val="79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来源可信度评级</w:t>
      </w:r>
    </w:p>
    <w:p w14:paraId="0EBB8DF3">
      <w:pPr>
        <w:widowControl/>
        <w:numPr>
          <w:ilvl w:val="1"/>
          <w:numId w:val="79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发布时间和作者</w:t>
      </w:r>
    </w:p>
    <w:p w14:paraId="4C414E70">
      <w:pPr>
        <w:widowControl/>
        <w:numPr>
          <w:ilvl w:val="0"/>
          <w:numId w:val="79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相似病例面板：</w:t>
      </w:r>
    </w:p>
    <w:p w14:paraId="006AEA25">
      <w:pPr>
        <w:widowControl/>
        <w:numPr>
          <w:ilvl w:val="1"/>
          <w:numId w:val="79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相似病例摘要</w:t>
      </w:r>
    </w:p>
    <w:p w14:paraId="20A53D8C">
      <w:pPr>
        <w:widowControl/>
        <w:numPr>
          <w:ilvl w:val="1"/>
          <w:numId w:val="79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防治效果反馈</w:t>
      </w:r>
    </w:p>
    <w:p w14:paraId="7E36EEDC">
      <w:pPr>
        <w:widowControl/>
        <w:numPr>
          <w:ilvl w:val="1"/>
          <w:numId w:val="79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点击查看更多</w:t>
      </w:r>
    </w:p>
    <w:p w14:paraId="1C7672CF">
      <w:pPr>
        <w:widowControl/>
        <w:numPr>
          <w:ilvl w:val="0"/>
          <w:numId w:val="79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相关知识点面板：</w:t>
      </w:r>
    </w:p>
    <w:p w14:paraId="071F3B41">
      <w:pPr>
        <w:widowControl/>
        <w:numPr>
          <w:ilvl w:val="1"/>
          <w:numId w:val="79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相关病害链接</w:t>
      </w:r>
    </w:p>
    <w:p w14:paraId="5430EE1A">
      <w:pPr>
        <w:widowControl/>
        <w:numPr>
          <w:ilvl w:val="1"/>
          <w:numId w:val="79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防治药剂信息</w:t>
      </w:r>
    </w:p>
    <w:p w14:paraId="742B2BD7">
      <w:pPr>
        <w:widowControl/>
        <w:numPr>
          <w:ilvl w:val="1"/>
          <w:numId w:val="79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预防措施要点</w:t>
      </w:r>
    </w:p>
    <w:p w14:paraId="373DD37D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底部输入区：</w:t>
      </w:r>
    </w:p>
    <w:p w14:paraId="59E729F7">
      <w:pPr>
        <w:widowControl/>
        <w:numPr>
          <w:ilvl w:val="0"/>
          <w:numId w:val="80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多功能输入框：</w:t>
      </w:r>
    </w:p>
    <w:p w14:paraId="1441D47B">
      <w:pPr>
        <w:widowControl/>
        <w:numPr>
          <w:ilvl w:val="1"/>
          <w:numId w:val="80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支持多行文本输入</w:t>
      </w:r>
    </w:p>
    <w:p w14:paraId="3C812DCD">
      <w:pPr>
        <w:widowControl/>
        <w:numPr>
          <w:ilvl w:val="1"/>
          <w:numId w:val="80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常用问题快捷按钮</w:t>
      </w:r>
    </w:p>
    <w:p w14:paraId="42C6F760">
      <w:pPr>
        <w:widowControl/>
        <w:numPr>
          <w:ilvl w:val="1"/>
          <w:numId w:val="80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图片附加功能（可上传新图片）</w:t>
      </w:r>
    </w:p>
    <w:p w14:paraId="660CF8E9">
      <w:pPr>
        <w:widowControl/>
        <w:numPr>
          <w:ilvl w:val="0"/>
          <w:numId w:val="80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操作按钮组：</w:t>
      </w:r>
    </w:p>
    <w:p w14:paraId="1AB5F716">
      <w:pPr>
        <w:widowControl/>
        <w:numPr>
          <w:ilvl w:val="1"/>
          <w:numId w:val="80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发送按钮（主色调）</w:t>
      </w:r>
    </w:p>
    <w:p w14:paraId="51D4C4CF">
      <w:pPr>
        <w:widowControl/>
        <w:numPr>
          <w:ilvl w:val="1"/>
          <w:numId w:val="80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重新生成按钮</w:t>
      </w:r>
    </w:p>
    <w:p w14:paraId="6A8F0D6B">
      <w:pPr>
        <w:widowControl/>
        <w:numPr>
          <w:ilvl w:val="1"/>
          <w:numId w:val="80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结束咨询按钮</w:t>
      </w:r>
    </w:p>
    <w:p w14:paraId="0D02A202">
      <w:pPr>
        <w:widowControl/>
        <w:numPr>
          <w:ilvl w:val="1"/>
          <w:numId w:val="80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导出对话按钮</w:t>
      </w:r>
    </w:p>
    <w:p w14:paraId="390DDBED">
      <w:pPr>
        <w:widowControl/>
        <w:numPr>
          <w:ilvl w:val="0"/>
          <w:numId w:val="80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追问建议：</w:t>
      </w:r>
    </w:p>
    <w:p w14:paraId="63BAEB96">
      <w:pPr>
        <w:widowControl/>
        <w:numPr>
          <w:ilvl w:val="1"/>
          <w:numId w:val="80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系统推荐的追问问题</w:t>
      </w:r>
    </w:p>
    <w:p w14:paraId="14ECC731">
      <w:pPr>
        <w:widowControl/>
        <w:numPr>
          <w:ilvl w:val="1"/>
          <w:numId w:val="80"/>
        </w:numPr>
        <w:shd w:val="clear" w:color="auto" w:fill="FFFFFF"/>
        <w:tabs>
          <w:tab w:val="left" w:pos="1440"/>
        </w:tabs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点击一键输入</w:t>
      </w:r>
    </w:p>
    <w:p w14:paraId="5AA25347">
      <w:pPr>
        <w:widowControl/>
        <w:shd w:val="clear" w:color="auto" w:fill="FFFFFF"/>
        <w:spacing w:before="480" w:after="240" w:line="450" w:lineRule="atLeast"/>
        <w:jc w:val="left"/>
        <w:rPr>
          <w:rFonts w:hint="eastAsia" w:ascii="宋体" w:hAnsi="宋体" w:cs="Segoe UI"/>
          <w:b/>
          <w:bCs/>
          <w:color w:val="0F1115"/>
          <w:kern w:val="0"/>
          <w:sz w:val="30"/>
          <w:szCs w:val="30"/>
        </w:rPr>
      </w:pPr>
      <w:bookmarkStart w:id="187" w:name="_Toc218611804"/>
      <w:r>
        <w:rPr>
          <w:rFonts w:ascii="宋体" w:hAnsi="宋体" w:cs="Segoe UI"/>
          <w:b/>
          <w:bCs/>
          <w:color w:val="0F1115"/>
          <w:kern w:val="0"/>
          <w:sz w:val="30"/>
          <w:szCs w:val="30"/>
        </w:rPr>
        <w:t>交互要求</w:t>
      </w:r>
      <w:bookmarkEnd w:id="187"/>
    </w:p>
    <w:p w14:paraId="2061B8A4">
      <w:pPr>
        <w:widowControl/>
        <w:numPr>
          <w:ilvl w:val="0"/>
          <w:numId w:val="81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对话内容支持文本选择、复制</w:t>
      </w:r>
    </w:p>
    <w:p w14:paraId="5FF529FE">
      <w:pPr>
        <w:widowControl/>
        <w:numPr>
          <w:ilvl w:val="0"/>
          <w:numId w:val="81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引用数字点击跳转到右侧来源详情</w:t>
      </w:r>
    </w:p>
    <w:p w14:paraId="5B58DAE0">
      <w:pPr>
        <w:widowControl/>
        <w:numPr>
          <w:ilvl w:val="0"/>
          <w:numId w:val="81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消息发送时有“正在输入”提示</w:t>
      </w:r>
    </w:p>
    <w:p w14:paraId="7AD1A8E6">
      <w:pPr>
        <w:widowControl/>
        <w:numPr>
          <w:ilvl w:val="0"/>
          <w:numId w:val="81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长回复支持“展开/收起”</w:t>
      </w:r>
    </w:p>
    <w:p w14:paraId="5849847A">
      <w:pPr>
        <w:widowControl/>
        <w:numPr>
          <w:ilvl w:val="0"/>
          <w:numId w:val="81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支持对话内容关键词高亮</w:t>
      </w:r>
    </w:p>
    <w:p w14:paraId="176C1F27">
      <w:pPr>
        <w:widowControl/>
        <w:numPr>
          <w:ilvl w:val="0"/>
          <w:numId w:val="81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网络不畅时有自动保存草稿功能</w:t>
      </w:r>
    </w:p>
    <w:p w14:paraId="6E60AA47">
      <w:pPr>
        <w:pStyle w:val="3"/>
        <w:ind w:firstLine="480"/>
      </w:pPr>
    </w:p>
    <w:p w14:paraId="0418C8DD">
      <w:pPr>
        <w:pStyle w:val="5"/>
      </w:pPr>
      <w:bookmarkStart w:id="188" w:name="_Toc218621597"/>
      <w:r>
        <w:rPr>
          <w:rFonts w:hint="eastAsia"/>
        </w:rPr>
        <w:t>病例管理界面设计</w:t>
      </w:r>
      <w:bookmarkEnd w:id="188"/>
    </w:p>
    <w:p w14:paraId="7B823DF5">
      <w:pPr>
        <w:widowControl/>
        <w:shd w:val="clear" w:color="auto" w:fill="FFFFFF"/>
        <w:spacing w:before="480" w:after="240" w:line="450" w:lineRule="atLeast"/>
        <w:jc w:val="left"/>
        <w:rPr>
          <w:rFonts w:hint="eastAsia" w:ascii="宋体" w:hAnsi="宋体" w:cs="Segoe UI"/>
          <w:b/>
          <w:bCs/>
          <w:color w:val="0F1115"/>
          <w:kern w:val="0"/>
          <w:sz w:val="28"/>
          <w:szCs w:val="28"/>
        </w:rPr>
      </w:pPr>
      <w:bookmarkStart w:id="189" w:name="_Toc218611806"/>
      <w:r>
        <w:rPr>
          <w:rFonts w:ascii="宋体" w:hAnsi="宋体" w:cs="Segoe UI"/>
          <w:b/>
          <w:bCs/>
          <w:color w:val="0F1115"/>
          <w:kern w:val="0"/>
          <w:sz w:val="28"/>
          <w:szCs w:val="28"/>
        </w:rPr>
        <w:t>布局结构</w:t>
      </w:r>
      <w:bookmarkEnd w:id="189"/>
    </w:p>
    <w:p w14:paraId="4E8FD0D8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顶部操作栏：</w:t>
      </w:r>
    </w:p>
    <w:p w14:paraId="7E4BDD95">
      <w:pPr>
        <w:widowControl/>
        <w:numPr>
          <w:ilvl w:val="0"/>
          <w:numId w:val="82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页面标题：“我的病例管理”</w:t>
      </w:r>
    </w:p>
    <w:p w14:paraId="3F80ABA5">
      <w:pPr>
        <w:widowControl/>
        <w:numPr>
          <w:ilvl w:val="0"/>
          <w:numId w:val="82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快速操作按钮：新建病例、批量导出、筛选</w:t>
      </w:r>
    </w:p>
    <w:p w14:paraId="46459F00">
      <w:pPr>
        <w:widowControl/>
        <w:numPr>
          <w:ilvl w:val="0"/>
          <w:numId w:val="82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全局搜索框（支持作物名、病害名、时间）</w:t>
      </w:r>
    </w:p>
    <w:p w14:paraId="77F19678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筛选与统计区：</w:t>
      </w:r>
    </w:p>
    <w:p w14:paraId="0A2660C6">
      <w:pPr>
        <w:widowControl/>
        <w:numPr>
          <w:ilvl w:val="0"/>
          <w:numId w:val="83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多维度筛选器：</w:t>
      </w:r>
    </w:p>
    <w:p w14:paraId="7D5B440C">
      <w:pPr>
        <w:widowControl/>
        <w:numPr>
          <w:ilvl w:val="1"/>
          <w:numId w:val="83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状态筛选：全部/进行中/已治愈/需复查</w:t>
      </w:r>
    </w:p>
    <w:p w14:paraId="314E8270">
      <w:pPr>
        <w:widowControl/>
        <w:numPr>
          <w:ilvl w:val="1"/>
          <w:numId w:val="83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时间范围：今天/本周/本月/自定义</w:t>
      </w:r>
    </w:p>
    <w:p w14:paraId="2BEEC2C1">
      <w:pPr>
        <w:widowControl/>
        <w:numPr>
          <w:ilvl w:val="1"/>
          <w:numId w:val="83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作物类型筛选</w:t>
      </w:r>
    </w:p>
    <w:p w14:paraId="01B22535">
      <w:pPr>
        <w:widowControl/>
        <w:numPr>
          <w:ilvl w:val="1"/>
          <w:numId w:val="83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病害类型筛选</w:t>
      </w:r>
    </w:p>
    <w:p w14:paraId="2A4A137C">
      <w:pPr>
        <w:widowControl/>
        <w:numPr>
          <w:ilvl w:val="1"/>
          <w:numId w:val="83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严重程度筛选</w:t>
      </w:r>
    </w:p>
    <w:p w14:paraId="76DA3C7C">
      <w:pPr>
        <w:widowControl/>
        <w:numPr>
          <w:ilvl w:val="0"/>
          <w:numId w:val="83"/>
        </w:numPr>
        <w:shd w:val="clear" w:color="auto" w:fill="FFFFFF"/>
        <w:spacing w:after="12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统计概览卡片：</w:t>
      </w:r>
    </w:p>
    <w:p w14:paraId="2D4F59FC">
      <w:pPr>
        <w:widowControl/>
        <w:numPr>
          <w:ilvl w:val="1"/>
          <w:numId w:val="83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病例总数</w:t>
      </w:r>
    </w:p>
    <w:p w14:paraId="583BD29D">
      <w:pPr>
        <w:widowControl/>
        <w:numPr>
          <w:ilvl w:val="1"/>
          <w:numId w:val="83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进行中病例数</w:t>
      </w:r>
    </w:p>
    <w:p w14:paraId="0A0BC879">
      <w:pPr>
        <w:widowControl/>
        <w:numPr>
          <w:ilvl w:val="1"/>
          <w:numId w:val="83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本周新增数</w:t>
      </w:r>
    </w:p>
    <w:p w14:paraId="011691F8">
      <w:pPr>
        <w:widowControl/>
        <w:numPr>
          <w:ilvl w:val="1"/>
          <w:numId w:val="83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治愈率百分比</w:t>
      </w:r>
    </w:p>
    <w:p w14:paraId="59EA798F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病例列表区（表格+卡片双视图）：</w:t>
      </w:r>
    </w:p>
    <w:p w14:paraId="328C7DF9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表格视图</w:t>
      </w:r>
      <w:r>
        <w:rPr>
          <w:rFonts w:hint="eastAsia" w:ascii="宋体" w:hAnsi="宋体" w:cs="Segoe UI"/>
          <w:b/>
          <w:bCs/>
          <w:color w:val="0F1115"/>
          <w:kern w:val="0"/>
          <w:szCs w:val="21"/>
        </w:rPr>
        <w:t>：</w:t>
      </w:r>
    </w:p>
    <w:p w14:paraId="52C98EA6">
      <w:pPr>
        <w:widowControl/>
        <w:numPr>
          <w:ilvl w:val="0"/>
          <w:numId w:val="84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支持按列排序</w:t>
      </w:r>
    </w:p>
    <w:p w14:paraId="1972644D">
      <w:pPr>
        <w:widowControl/>
        <w:numPr>
          <w:ilvl w:val="0"/>
          <w:numId w:val="84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支持列自定义显示</w:t>
      </w:r>
    </w:p>
    <w:p w14:paraId="547EAA53">
      <w:pPr>
        <w:widowControl/>
        <w:numPr>
          <w:ilvl w:val="0"/>
          <w:numId w:val="84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行hover高亮显示</w:t>
      </w:r>
    </w:p>
    <w:p w14:paraId="1A590F84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卡片视图（可选）：</w:t>
      </w:r>
    </w:p>
    <w:p w14:paraId="65B4FADD">
      <w:pPr>
        <w:widowControl/>
        <w:numPr>
          <w:ilvl w:val="0"/>
          <w:numId w:val="85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每行显示3张卡片</w:t>
      </w:r>
    </w:p>
    <w:p w14:paraId="6B08EE2A">
      <w:pPr>
        <w:widowControl/>
        <w:numPr>
          <w:ilvl w:val="0"/>
          <w:numId w:val="85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卡片包含：作物图片、病害名称、时间线、状态标签</w:t>
      </w:r>
    </w:p>
    <w:p w14:paraId="50A5A117">
      <w:pPr>
        <w:widowControl/>
        <w:numPr>
          <w:ilvl w:val="0"/>
          <w:numId w:val="85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卡片点击进入详情</w:t>
      </w:r>
    </w:p>
    <w:p w14:paraId="7D21D57B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批量操作工具栏：</w:t>
      </w:r>
    </w:p>
    <w:p w14:paraId="1607BFA1">
      <w:pPr>
        <w:widowControl/>
        <w:numPr>
          <w:ilvl w:val="0"/>
          <w:numId w:val="86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全选/取消全选复选框</w:t>
      </w:r>
    </w:p>
    <w:p w14:paraId="424F455A">
      <w:pPr>
        <w:widowControl/>
        <w:numPr>
          <w:ilvl w:val="0"/>
          <w:numId w:val="86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批量操作菜单：导出选中、批量标记、批量删除</w:t>
      </w:r>
    </w:p>
    <w:p w14:paraId="76245A92">
      <w:pPr>
        <w:widowControl/>
        <w:numPr>
          <w:ilvl w:val="0"/>
          <w:numId w:val="86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已选择数量提示</w:t>
      </w:r>
    </w:p>
    <w:p w14:paraId="6BB37AD0">
      <w:pPr>
        <w:widowControl/>
        <w:shd w:val="clear" w:color="auto" w:fill="FFFFFF"/>
        <w:spacing w:before="240" w:after="240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b/>
          <w:bCs/>
          <w:color w:val="0F1115"/>
          <w:kern w:val="0"/>
          <w:szCs w:val="21"/>
        </w:rPr>
        <w:t>分页控制区：</w:t>
      </w:r>
    </w:p>
    <w:p w14:paraId="5F7B6D6E">
      <w:pPr>
        <w:widowControl/>
        <w:numPr>
          <w:ilvl w:val="0"/>
          <w:numId w:val="87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每页显示数量选择（10/20/50条）</w:t>
      </w:r>
    </w:p>
    <w:p w14:paraId="1D21F625">
      <w:pPr>
        <w:widowControl/>
        <w:numPr>
          <w:ilvl w:val="0"/>
          <w:numId w:val="87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页码导航</w:t>
      </w:r>
    </w:p>
    <w:p w14:paraId="3AECB379">
      <w:pPr>
        <w:widowControl/>
        <w:numPr>
          <w:ilvl w:val="0"/>
          <w:numId w:val="87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数据总量显示</w:t>
      </w:r>
    </w:p>
    <w:p w14:paraId="25ADEE1E">
      <w:pPr>
        <w:widowControl/>
        <w:shd w:val="clear" w:color="auto" w:fill="FFFFFF"/>
        <w:spacing w:before="480" w:after="240" w:line="450" w:lineRule="atLeast"/>
        <w:jc w:val="left"/>
        <w:rPr>
          <w:rFonts w:hint="eastAsia" w:ascii="宋体" w:hAnsi="宋体" w:cs="Segoe UI"/>
          <w:b/>
          <w:bCs/>
          <w:color w:val="0F1115"/>
          <w:kern w:val="0"/>
          <w:sz w:val="28"/>
          <w:szCs w:val="28"/>
        </w:rPr>
      </w:pPr>
      <w:bookmarkStart w:id="190" w:name="_Toc218611807"/>
      <w:r>
        <w:rPr>
          <w:rFonts w:ascii="宋体" w:hAnsi="宋体" w:cs="Segoe UI"/>
          <w:b/>
          <w:bCs/>
          <w:color w:val="0F1115"/>
          <w:kern w:val="0"/>
          <w:sz w:val="28"/>
          <w:szCs w:val="28"/>
        </w:rPr>
        <w:t>交互要求</w:t>
      </w:r>
      <w:bookmarkEnd w:id="190"/>
    </w:p>
    <w:p w14:paraId="1C94C17A">
      <w:pPr>
        <w:widowControl/>
        <w:numPr>
          <w:ilvl w:val="0"/>
          <w:numId w:val="88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列表项hover时显示快速操作按钮</w:t>
      </w:r>
    </w:p>
    <w:p w14:paraId="11CF313A">
      <w:pPr>
        <w:widowControl/>
        <w:numPr>
          <w:ilvl w:val="0"/>
          <w:numId w:val="88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支持拖拽调整列顺序和宽度</w:t>
      </w:r>
    </w:p>
    <w:p w14:paraId="54A0319F">
      <w:pPr>
        <w:widowControl/>
        <w:numPr>
          <w:ilvl w:val="0"/>
          <w:numId w:val="88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筛选条件变化时URL同步更新，支持分享</w:t>
      </w:r>
    </w:p>
    <w:p w14:paraId="209C7967">
      <w:pPr>
        <w:widowControl/>
        <w:numPr>
          <w:ilvl w:val="0"/>
          <w:numId w:val="88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批量操作前有确认对话框</w:t>
      </w:r>
    </w:p>
    <w:p w14:paraId="2DEA39B0">
      <w:pPr>
        <w:widowControl/>
        <w:numPr>
          <w:ilvl w:val="0"/>
          <w:numId w:val="88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数据导出支持多种格式（Excel、PDF）</w:t>
      </w:r>
    </w:p>
    <w:p w14:paraId="0DB3E38A">
      <w:pPr>
        <w:widowControl/>
        <w:numPr>
          <w:ilvl w:val="0"/>
          <w:numId w:val="88"/>
        </w:numPr>
        <w:shd w:val="clear" w:color="auto" w:fill="FFFFFF"/>
        <w:jc w:val="left"/>
        <w:rPr>
          <w:rFonts w:hint="eastAsia" w:ascii="宋体" w:hAnsi="宋体" w:cs="Segoe UI"/>
          <w:color w:val="0F1115"/>
          <w:kern w:val="0"/>
          <w:szCs w:val="21"/>
        </w:rPr>
      </w:pPr>
      <w:r>
        <w:rPr>
          <w:rFonts w:ascii="宋体" w:hAnsi="宋体" w:cs="Segoe UI"/>
          <w:color w:val="0F1115"/>
          <w:kern w:val="0"/>
          <w:szCs w:val="21"/>
        </w:rPr>
        <w:t>空状态时有引导创建病例的提示</w:t>
      </w:r>
    </w:p>
    <w:p w14:paraId="7E875058">
      <w:pPr>
        <w:pStyle w:val="3"/>
        <w:ind w:firstLine="480"/>
      </w:pPr>
    </w:p>
    <w:p w14:paraId="1A8E1169">
      <w:pPr>
        <w:pStyle w:val="3"/>
        <w:ind w:firstLine="480"/>
      </w:pPr>
    </w:p>
    <w:p w14:paraId="02196423">
      <w:pPr>
        <w:pStyle w:val="4"/>
      </w:pPr>
      <w:bookmarkStart w:id="191" w:name="_Toc218621598"/>
      <w:r>
        <w:rPr>
          <w:rFonts w:hint="eastAsia"/>
        </w:rPr>
        <w:t>移动端适配要求</w:t>
      </w:r>
      <w:bookmarkEnd w:id="191"/>
    </w:p>
    <w:p w14:paraId="26A9486B">
      <w:pPr>
        <w:pStyle w:val="5"/>
      </w:pPr>
      <w:bookmarkStart w:id="192" w:name="_Toc218621599"/>
      <w:r>
        <w:rPr>
          <w:rFonts w:hint="eastAsia"/>
        </w:rPr>
        <w:t>布局适配</w:t>
      </w:r>
      <w:bookmarkEnd w:id="192"/>
    </w:p>
    <w:p w14:paraId="3E7B5DA9">
      <w:pPr>
        <w:pStyle w:val="58"/>
        <w:numPr>
          <w:ilvl w:val="0"/>
          <w:numId w:val="89"/>
        </w:numPr>
        <w:shd w:val="clear" w:color="auto" w:fill="FFFFFF"/>
        <w:spacing w:before="0" w:beforeAutospacing="0" w:after="120" w:afterAutospacing="0"/>
        <w:ind w:left="0" w:firstLine="482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响应式布局</w:t>
      </w:r>
      <w:r>
        <w:rPr>
          <w:rFonts w:cs="Segoe UI"/>
          <w:color w:val="0F1115"/>
          <w:sz w:val="21"/>
          <w:szCs w:val="21"/>
        </w:rPr>
        <w:t>：</w:t>
      </w:r>
    </w:p>
    <w:p w14:paraId="1DC4FD21">
      <w:pPr>
        <w:pStyle w:val="58"/>
        <w:numPr>
          <w:ilvl w:val="1"/>
          <w:numId w:val="89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使用CSS Grid和Flexbox实现响应式布局</w:t>
      </w:r>
    </w:p>
    <w:p w14:paraId="292FA193">
      <w:pPr>
        <w:pStyle w:val="58"/>
        <w:numPr>
          <w:ilvl w:val="1"/>
          <w:numId w:val="89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断点设置：手机(&lt;768px)、平板(768px-1024px)、桌面(&gt;1024px)</w:t>
      </w:r>
    </w:p>
    <w:p w14:paraId="23563BED">
      <w:pPr>
        <w:pStyle w:val="58"/>
        <w:numPr>
          <w:ilvl w:val="1"/>
          <w:numId w:val="89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移动端采用单列布局，桌面端可采用多列布局</w:t>
      </w:r>
    </w:p>
    <w:p w14:paraId="3E45BD6D">
      <w:pPr>
        <w:pStyle w:val="58"/>
        <w:numPr>
          <w:ilvl w:val="0"/>
          <w:numId w:val="89"/>
        </w:numPr>
        <w:shd w:val="clear" w:color="auto" w:fill="FFFFFF"/>
        <w:spacing w:before="0" w:beforeAutospacing="0" w:after="120" w:afterAutospacing="0"/>
        <w:ind w:left="0" w:firstLine="482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触摸交互</w:t>
      </w:r>
      <w:r>
        <w:rPr>
          <w:rFonts w:cs="Segoe UI"/>
          <w:color w:val="0F1115"/>
          <w:sz w:val="21"/>
          <w:szCs w:val="21"/>
        </w:rPr>
        <w:t>：</w:t>
      </w:r>
    </w:p>
    <w:p w14:paraId="1480DFA2">
      <w:pPr>
        <w:pStyle w:val="58"/>
        <w:numPr>
          <w:ilvl w:val="1"/>
          <w:numId w:val="89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按钮大小至少44px×44px，便于触摸操作</w:t>
      </w:r>
    </w:p>
    <w:p w14:paraId="2F1005F2">
      <w:pPr>
        <w:pStyle w:val="58"/>
        <w:numPr>
          <w:ilvl w:val="1"/>
          <w:numId w:val="89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支持滑动手势（左右滑动切换图片、上下滑动浏览）</w:t>
      </w:r>
    </w:p>
    <w:p w14:paraId="14C0E251">
      <w:pPr>
        <w:pStyle w:val="58"/>
        <w:numPr>
          <w:ilvl w:val="1"/>
          <w:numId w:val="89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长按菜单支持（图片长按可保存、分享）</w:t>
      </w:r>
    </w:p>
    <w:p w14:paraId="7124B7DD">
      <w:pPr>
        <w:pStyle w:val="3"/>
        <w:ind w:firstLine="482" w:firstLineChars="0"/>
        <w:rPr>
          <w:rFonts w:hint="eastAsia" w:ascii="宋体" w:hAnsi="宋体"/>
          <w:sz w:val="21"/>
          <w:szCs w:val="21"/>
        </w:rPr>
      </w:pPr>
    </w:p>
    <w:p w14:paraId="52EBAAFE">
      <w:pPr>
        <w:pStyle w:val="5"/>
      </w:pPr>
      <w:bookmarkStart w:id="193" w:name="_Toc218621600"/>
      <w:r>
        <w:rPr>
          <w:rFonts w:hint="eastAsia"/>
        </w:rPr>
        <w:t>性能优化</w:t>
      </w:r>
      <w:bookmarkEnd w:id="193"/>
    </w:p>
    <w:p w14:paraId="2AE6DB5F">
      <w:pPr>
        <w:pStyle w:val="58"/>
        <w:numPr>
          <w:ilvl w:val="0"/>
          <w:numId w:val="90"/>
        </w:numPr>
        <w:shd w:val="clear" w:color="auto" w:fill="FFFFFF"/>
        <w:spacing w:before="0" w:beforeAutospacing="0" w:after="120" w:afterAutospacing="0"/>
        <w:ind w:left="0" w:firstLine="482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图片优化</w:t>
      </w:r>
      <w:r>
        <w:rPr>
          <w:rFonts w:cs="Segoe UI"/>
          <w:color w:val="0F1115"/>
          <w:sz w:val="21"/>
          <w:szCs w:val="21"/>
        </w:rPr>
        <w:t>：</w:t>
      </w:r>
    </w:p>
    <w:p w14:paraId="757A90BF">
      <w:pPr>
        <w:pStyle w:val="58"/>
        <w:numPr>
          <w:ilvl w:val="1"/>
          <w:numId w:val="90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移动端使用WebP格式图片（支持的情况下）</w:t>
      </w:r>
    </w:p>
    <w:p w14:paraId="7A0FD9EE">
      <w:pPr>
        <w:pStyle w:val="58"/>
        <w:numPr>
          <w:ilvl w:val="1"/>
          <w:numId w:val="90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实现懒加载，图片进入可视区域再加载</w:t>
      </w:r>
    </w:p>
    <w:p w14:paraId="4D288B0D">
      <w:pPr>
        <w:pStyle w:val="58"/>
        <w:numPr>
          <w:ilvl w:val="1"/>
          <w:numId w:val="90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使用响应式图片，根据设备分辨率加载合适尺寸</w:t>
      </w:r>
    </w:p>
    <w:p w14:paraId="276B5AD9">
      <w:pPr>
        <w:pStyle w:val="58"/>
        <w:numPr>
          <w:ilvl w:val="0"/>
          <w:numId w:val="90"/>
        </w:numPr>
        <w:shd w:val="clear" w:color="auto" w:fill="FFFFFF"/>
        <w:spacing w:before="0" w:beforeAutospacing="0" w:after="120" w:afterAutospacing="0"/>
        <w:ind w:left="0" w:firstLine="482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加载优化</w:t>
      </w:r>
      <w:r>
        <w:rPr>
          <w:rFonts w:cs="Segoe UI"/>
          <w:color w:val="0F1115"/>
          <w:sz w:val="21"/>
          <w:szCs w:val="21"/>
        </w:rPr>
        <w:t>：</w:t>
      </w:r>
    </w:p>
    <w:p w14:paraId="5C890A9A">
      <w:pPr>
        <w:pStyle w:val="58"/>
        <w:numPr>
          <w:ilvl w:val="1"/>
          <w:numId w:val="90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关键资源优先加载</w:t>
      </w:r>
    </w:p>
    <w:p w14:paraId="106892A3">
      <w:pPr>
        <w:pStyle w:val="58"/>
        <w:numPr>
          <w:ilvl w:val="1"/>
          <w:numId w:val="90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使用Service Worker实现离线缓存</w:t>
      </w:r>
    </w:p>
    <w:p w14:paraId="16CE1EC8">
      <w:pPr>
        <w:pStyle w:val="58"/>
        <w:numPr>
          <w:ilvl w:val="1"/>
          <w:numId w:val="90"/>
        </w:numPr>
        <w:shd w:val="clear" w:color="auto" w:fill="FFFFFF"/>
        <w:spacing w:before="0" w:beforeAutospacing="0" w:after="0" w:afterAutospacing="0"/>
        <w:ind w:left="210" w:leftChars="100" w:firstLine="482"/>
        <w:rPr>
          <w:rFonts w:hint="eastAsia" w:cs="Segoe UI"/>
          <w:color w:val="0F1115"/>
          <w:sz w:val="21"/>
          <w:szCs w:val="21"/>
        </w:rPr>
      </w:pPr>
      <w:r>
        <w:rPr>
          <w:rFonts w:cs="Segoe UI"/>
          <w:color w:val="0F1115"/>
          <w:sz w:val="21"/>
          <w:szCs w:val="21"/>
        </w:rPr>
        <w:t>骨架屏加载效果，提升用户体验</w:t>
      </w:r>
    </w:p>
    <w:p w14:paraId="39FA3662">
      <w:pPr>
        <w:pStyle w:val="3"/>
        <w:ind w:firstLine="480"/>
      </w:pPr>
    </w:p>
    <w:p w14:paraId="08F7CD08">
      <w:pPr>
        <w:pStyle w:val="4"/>
      </w:pPr>
      <w:bookmarkStart w:id="194" w:name="_Toc218621601"/>
      <w:r>
        <w:rPr>
          <w:rFonts w:hint="eastAsia"/>
        </w:rPr>
        <w:t>辅助功能要求</w:t>
      </w:r>
      <w:bookmarkEnd w:id="194"/>
    </w:p>
    <w:p w14:paraId="41A775CF">
      <w:pPr>
        <w:pStyle w:val="5"/>
      </w:pPr>
      <w:bookmarkStart w:id="195" w:name="_Toc218621602"/>
      <w:r>
        <w:rPr>
          <w:rFonts w:hint="eastAsia"/>
        </w:rPr>
        <w:t>多语言支持</w:t>
      </w:r>
      <w:bookmarkEnd w:id="195"/>
    </w:p>
    <w:p w14:paraId="354A90A6">
      <w:pPr>
        <w:pStyle w:val="58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语言切换</w:t>
      </w:r>
      <w:r>
        <w:rPr>
          <w:rFonts w:cs="Segoe UI"/>
          <w:color w:val="0F1115"/>
          <w:sz w:val="21"/>
          <w:szCs w:val="21"/>
        </w:rPr>
        <w:t>：支持中文简体/繁体切换</w:t>
      </w:r>
    </w:p>
    <w:p w14:paraId="089C10AB">
      <w:pPr>
        <w:pStyle w:val="58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国际化</w:t>
      </w:r>
      <w:r>
        <w:rPr>
          <w:rFonts w:cs="Segoe UI"/>
          <w:color w:val="0F1115"/>
          <w:sz w:val="21"/>
          <w:szCs w:val="21"/>
        </w:rPr>
        <w:t>：界面文字、日期格式、数字格式支持本地化</w:t>
      </w:r>
    </w:p>
    <w:p w14:paraId="663813DC">
      <w:pPr>
        <w:pStyle w:val="58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扩展性</w:t>
      </w:r>
      <w:r>
        <w:rPr>
          <w:rFonts w:cs="Segoe UI"/>
          <w:color w:val="0F1115"/>
          <w:sz w:val="21"/>
          <w:szCs w:val="21"/>
        </w:rPr>
        <w:t>：支持后续增加其他语言</w:t>
      </w:r>
    </w:p>
    <w:p w14:paraId="0EDC51D6">
      <w:pPr>
        <w:pStyle w:val="3"/>
        <w:ind w:firstLine="420"/>
        <w:rPr>
          <w:sz w:val="21"/>
          <w:szCs w:val="21"/>
        </w:rPr>
      </w:pPr>
    </w:p>
    <w:p w14:paraId="74CE7A38">
      <w:pPr>
        <w:pStyle w:val="4"/>
      </w:pPr>
      <w:bookmarkStart w:id="196" w:name="_Toc218621603"/>
      <w:r>
        <w:rPr>
          <w:rFonts w:hint="eastAsia"/>
        </w:rPr>
        <w:t>错误处理与反馈</w:t>
      </w:r>
      <w:bookmarkEnd w:id="196"/>
    </w:p>
    <w:p w14:paraId="2E2F76CC">
      <w:pPr>
        <w:pStyle w:val="5"/>
      </w:pPr>
      <w:bookmarkStart w:id="197" w:name="_Toc218621604"/>
      <w:r>
        <w:rPr>
          <w:rFonts w:hint="eastAsia"/>
        </w:rPr>
        <w:t>错误提示</w:t>
      </w:r>
      <w:bookmarkEnd w:id="197"/>
    </w:p>
    <w:p w14:paraId="2594DD4A">
      <w:pPr>
        <w:pStyle w:val="58"/>
        <w:numPr>
          <w:ilvl w:val="0"/>
          <w:numId w:val="92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表单错误</w:t>
      </w:r>
      <w:r>
        <w:rPr>
          <w:rFonts w:cs="Segoe UI"/>
          <w:color w:val="0F1115"/>
          <w:sz w:val="21"/>
          <w:szCs w:val="21"/>
        </w:rPr>
        <w:t>：实时验证，错误信息明确提示在对应字段旁</w:t>
      </w:r>
    </w:p>
    <w:p w14:paraId="5AFA13F5">
      <w:pPr>
        <w:pStyle w:val="58"/>
        <w:numPr>
          <w:ilvl w:val="0"/>
          <w:numId w:val="92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操作错误</w:t>
      </w:r>
      <w:r>
        <w:rPr>
          <w:rFonts w:cs="Segoe UI"/>
          <w:color w:val="0F1115"/>
          <w:sz w:val="21"/>
          <w:szCs w:val="21"/>
        </w:rPr>
        <w:t>：操作失败时明确提示原因和解决方案</w:t>
      </w:r>
    </w:p>
    <w:p w14:paraId="46DC810F">
      <w:pPr>
        <w:pStyle w:val="58"/>
        <w:numPr>
          <w:ilvl w:val="0"/>
          <w:numId w:val="92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网络错误</w:t>
      </w:r>
      <w:r>
        <w:rPr>
          <w:rFonts w:cs="Segoe UI"/>
          <w:color w:val="0F1115"/>
          <w:sz w:val="21"/>
          <w:szCs w:val="21"/>
        </w:rPr>
        <w:t>：网络异常时提示并支持重试</w:t>
      </w:r>
    </w:p>
    <w:p w14:paraId="144FFB3D">
      <w:pPr>
        <w:pStyle w:val="58"/>
        <w:numPr>
          <w:ilvl w:val="0"/>
          <w:numId w:val="92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系统错误</w:t>
      </w:r>
      <w:r>
        <w:rPr>
          <w:rFonts w:cs="Segoe UI"/>
          <w:color w:val="0F1115"/>
          <w:sz w:val="21"/>
          <w:szCs w:val="21"/>
        </w:rPr>
        <w:t>：系统异常时显示友好错误页面，避免技术细节暴露</w:t>
      </w:r>
    </w:p>
    <w:p w14:paraId="1789DC94">
      <w:pPr>
        <w:pStyle w:val="3"/>
        <w:ind w:firstLine="480"/>
      </w:pPr>
    </w:p>
    <w:p w14:paraId="1EBC2449">
      <w:pPr>
        <w:pStyle w:val="5"/>
      </w:pPr>
      <w:bookmarkStart w:id="198" w:name="_Toc218621605"/>
      <w:r>
        <w:rPr>
          <w:rFonts w:hint="eastAsia"/>
        </w:rPr>
        <w:t>加载反馈</w:t>
      </w:r>
      <w:bookmarkEnd w:id="198"/>
    </w:p>
    <w:p w14:paraId="7E0F2048">
      <w:pPr>
        <w:pStyle w:val="58"/>
        <w:numPr>
          <w:ilvl w:val="0"/>
          <w:numId w:val="93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按钮加载</w:t>
      </w:r>
      <w:r>
        <w:rPr>
          <w:rFonts w:cs="Segoe UI"/>
          <w:color w:val="0F1115"/>
          <w:sz w:val="21"/>
          <w:szCs w:val="21"/>
        </w:rPr>
        <w:t>：异步操作时按钮显示加载状态，防止重复提交</w:t>
      </w:r>
    </w:p>
    <w:p w14:paraId="25566F75">
      <w:pPr>
        <w:pStyle w:val="58"/>
        <w:numPr>
          <w:ilvl w:val="0"/>
          <w:numId w:val="93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页面加载</w:t>
      </w:r>
      <w:r>
        <w:rPr>
          <w:rFonts w:cs="Segoe UI"/>
          <w:color w:val="0F1115"/>
          <w:sz w:val="21"/>
          <w:szCs w:val="21"/>
        </w:rPr>
        <w:t>：页面切换时显示加载动画或进度条</w:t>
      </w:r>
    </w:p>
    <w:p w14:paraId="7FFE945F">
      <w:pPr>
        <w:pStyle w:val="58"/>
        <w:numPr>
          <w:ilvl w:val="0"/>
          <w:numId w:val="93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数据加载</w:t>
      </w:r>
      <w:r>
        <w:rPr>
          <w:rFonts w:cs="Segoe UI"/>
          <w:color w:val="0F1115"/>
          <w:sz w:val="21"/>
          <w:szCs w:val="21"/>
        </w:rPr>
        <w:t>：列表滚动加载时显示"加载中"提示</w:t>
      </w:r>
    </w:p>
    <w:p w14:paraId="45BF9CA8">
      <w:pPr>
        <w:pStyle w:val="3"/>
        <w:ind w:firstLine="0" w:firstLineChars="0"/>
        <w:rPr>
          <w:rFonts w:hint="eastAsia" w:ascii="宋体" w:hAnsi="宋体"/>
        </w:rPr>
      </w:pPr>
    </w:p>
    <w:p w14:paraId="6722F9DC">
      <w:pPr>
        <w:pStyle w:val="5"/>
      </w:pPr>
      <w:bookmarkStart w:id="199" w:name="_Toc218621606"/>
      <w:r>
        <w:rPr>
          <w:rFonts w:hint="eastAsia"/>
        </w:rPr>
        <w:t>成功反馈</w:t>
      </w:r>
      <w:bookmarkEnd w:id="199"/>
    </w:p>
    <w:p w14:paraId="130A5990">
      <w:pPr>
        <w:pStyle w:val="58"/>
        <w:numPr>
          <w:ilvl w:val="0"/>
          <w:numId w:val="94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操作成功</w:t>
      </w:r>
      <w:r>
        <w:rPr>
          <w:rFonts w:cs="Segoe UI"/>
          <w:color w:val="0F1115"/>
          <w:sz w:val="21"/>
          <w:szCs w:val="21"/>
        </w:rPr>
        <w:t>：重要操作成功后有明确提示（如Toast提示）</w:t>
      </w:r>
    </w:p>
    <w:p w14:paraId="0F1AB811">
      <w:pPr>
        <w:pStyle w:val="58"/>
        <w:numPr>
          <w:ilvl w:val="0"/>
          <w:numId w:val="94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状态变更</w:t>
      </w:r>
      <w:r>
        <w:rPr>
          <w:rFonts w:cs="Segoe UI"/>
          <w:color w:val="0F1115"/>
          <w:sz w:val="21"/>
          <w:szCs w:val="21"/>
        </w:rPr>
        <w:t>：状态变更后及时更新界面显示</w:t>
      </w:r>
    </w:p>
    <w:p w14:paraId="0F1413FC">
      <w:pPr>
        <w:pStyle w:val="58"/>
        <w:numPr>
          <w:ilvl w:val="0"/>
          <w:numId w:val="94"/>
        </w:numPr>
        <w:shd w:val="clear" w:color="auto" w:fill="FFFFFF"/>
        <w:spacing w:before="0" w:beforeAutospacing="0" w:after="0" w:afterAutospacing="0"/>
        <w:ind w:left="0" w:firstLine="0"/>
        <w:rPr>
          <w:rFonts w:hint="eastAsia" w:cs="Segoe UI"/>
          <w:color w:val="0F1115"/>
          <w:sz w:val="21"/>
          <w:szCs w:val="21"/>
        </w:rPr>
      </w:pPr>
      <w:r>
        <w:rPr>
          <w:rStyle w:val="32"/>
          <w:rFonts w:cs="Segoe UI"/>
          <w:color w:val="0F1115"/>
          <w:sz w:val="21"/>
          <w:szCs w:val="21"/>
        </w:rPr>
        <w:t>数据更新</w:t>
      </w:r>
      <w:r>
        <w:rPr>
          <w:rFonts w:cs="Segoe UI"/>
          <w:color w:val="0F1115"/>
          <w:sz w:val="21"/>
          <w:szCs w:val="21"/>
        </w:rPr>
        <w:t>：数据更新后界面实时反映变化</w:t>
      </w:r>
    </w:p>
    <w:p w14:paraId="44FBE18A">
      <w:pPr>
        <w:pStyle w:val="3"/>
        <w:ind w:firstLine="420"/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0596337"/>
    </w:sdtPr>
    <w:sdtContent>
      <w:p w14:paraId="05085B5C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  <w:p w14:paraId="2CA578F1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1060145"/>
    </w:sdtPr>
    <w:sdtContent>
      <w:p w14:paraId="7F1B8C1E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5EDB63CA">
    <w:pPr>
      <w:pStyle w:val="1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D4DF">
    <w:pPr>
      <w:pStyle w:val="20"/>
      <w:tabs>
        <w:tab w:val="clear" w:pos="4153"/>
      </w:tabs>
      <w:jc w:val="left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253C0"/>
    <w:multiLevelType w:val="multilevel"/>
    <w:tmpl w:val="001253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254CB5"/>
    <w:multiLevelType w:val="multilevel"/>
    <w:tmpl w:val="00254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0A565B0"/>
    <w:multiLevelType w:val="multilevel"/>
    <w:tmpl w:val="00A565B0"/>
    <w:lvl w:ilvl="0" w:tentative="0">
      <w:start w:val="5"/>
      <w:numFmt w:val="decimal"/>
      <w:lvlText w:val="%1.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039F219B"/>
    <w:multiLevelType w:val="multilevel"/>
    <w:tmpl w:val="039F21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7562573"/>
    <w:multiLevelType w:val="multilevel"/>
    <w:tmpl w:val="075625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7B97D01"/>
    <w:multiLevelType w:val="multilevel"/>
    <w:tmpl w:val="07B97D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8ED2788"/>
    <w:multiLevelType w:val="multilevel"/>
    <w:tmpl w:val="08ED2788"/>
    <w:lvl w:ilvl="0" w:tentative="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7">
    <w:nsid w:val="0A1171F1"/>
    <w:multiLevelType w:val="multilevel"/>
    <w:tmpl w:val="0A117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A144197"/>
    <w:multiLevelType w:val="multilevel"/>
    <w:tmpl w:val="0A144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A7E2535"/>
    <w:multiLevelType w:val="multilevel"/>
    <w:tmpl w:val="0A7E25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D467939"/>
    <w:multiLevelType w:val="multilevel"/>
    <w:tmpl w:val="0D467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F2F3D64"/>
    <w:multiLevelType w:val="multilevel"/>
    <w:tmpl w:val="0F2F3D64"/>
    <w:lvl w:ilvl="0" w:tentative="0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2">
    <w:nsid w:val="0F62521B"/>
    <w:multiLevelType w:val="multilevel"/>
    <w:tmpl w:val="0F625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0FC47FEF"/>
    <w:multiLevelType w:val="multilevel"/>
    <w:tmpl w:val="0FC47F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11ED7108"/>
    <w:multiLevelType w:val="multilevel"/>
    <w:tmpl w:val="11ED71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2550CE2"/>
    <w:multiLevelType w:val="multilevel"/>
    <w:tmpl w:val="12550CE2"/>
    <w:lvl w:ilvl="0" w:tentative="0">
      <w:start w:val="1"/>
      <w:numFmt w:val="lowerRoman"/>
      <w:lvlText w:val="%1."/>
      <w:lvlJc w:val="left"/>
      <w:pPr>
        <w:ind w:left="13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780" w:hanging="440"/>
      </w:pPr>
    </w:lvl>
    <w:lvl w:ilvl="2" w:tentative="0">
      <w:start w:val="1"/>
      <w:numFmt w:val="lowerRoman"/>
      <w:lvlText w:val="%3."/>
      <w:lvlJc w:val="right"/>
      <w:pPr>
        <w:ind w:left="2220" w:hanging="440"/>
      </w:pPr>
    </w:lvl>
    <w:lvl w:ilvl="3" w:tentative="0">
      <w:start w:val="1"/>
      <w:numFmt w:val="decimal"/>
      <w:lvlText w:val="%4."/>
      <w:lvlJc w:val="left"/>
      <w:pPr>
        <w:ind w:left="2660" w:hanging="440"/>
      </w:pPr>
    </w:lvl>
    <w:lvl w:ilvl="4" w:tentative="0">
      <w:start w:val="1"/>
      <w:numFmt w:val="lowerLetter"/>
      <w:lvlText w:val="%5)"/>
      <w:lvlJc w:val="left"/>
      <w:pPr>
        <w:ind w:left="3100" w:hanging="440"/>
      </w:pPr>
    </w:lvl>
    <w:lvl w:ilvl="5" w:tentative="0">
      <w:start w:val="1"/>
      <w:numFmt w:val="lowerRoman"/>
      <w:lvlText w:val="%6."/>
      <w:lvlJc w:val="right"/>
      <w:pPr>
        <w:ind w:left="3540" w:hanging="440"/>
      </w:pPr>
    </w:lvl>
    <w:lvl w:ilvl="6" w:tentative="0">
      <w:start w:val="1"/>
      <w:numFmt w:val="decimal"/>
      <w:lvlText w:val="%7."/>
      <w:lvlJc w:val="left"/>
      <w:pPr>
        <w:ind w:left="3980" w:hanging="440"/>
      </w:pPr>
    </w:lvl>
    <w:lvl w:ilvl="7" w:tentative="0">
      <w:start w:val="1"/>
      <w:numFmt w:val="lowerLetter"/>
      <w:lvlText w:val="%8)"/>
      <w:lvlJc w:val="left"/>
      <w:pPr>
        <w:ind w:left="4420" w:hanging="440"/>
      </w:pPr>
    </w:lvl>
    <w:lvl w:ilvl="8" w:tentative="0">
      <w:start w:val="1"/>
      <w:numFmt w:val="lowerRoman"/>
      <w:lvlText w:val="%9."/>
      <w:lvlJc w:val="right"/>
      <w:pPr>
        <w:ind w:left="4860" w:hanging="440"/>
      </w:pPr>
    </w:lvl>
  </w:abstractNum>
  <w:abstractNum w:abstractNumId="16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7">
    <w:nsid w:val="13851A80"/>
    <w:multiLevelType w:val="multilevel"/>
    <w:tmpl w:val="13851A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8">
    <w:nsid w:val="1472155D"/>
    <w:multiLevelType w:val="multilevel"/>
    <w:tmpl w:val="147215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156B6D5D"/>
    <w:multiLevelType w:val="multilevel"/>
    <w:tmpl w:val="156B6D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168F1702"/>
    <w:multiLevelType w:val="multilevel"/>
    <w:tmpl w:val="168F17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1AD34203"/>
    <w:multiLevelType w:val="multilevel"/>
    <w:tmpl w:val="1AD342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1EE01E66"/>
    <w:multiLevelType w:val="multilevel"/>
    <w:tmpl w:val="1EE01E66"/>
    <w:lvl w:ilvl="0" w:tentative="0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3">
    <w:nsid w:val="1F13513C"/>
    <w:multiLevelType w:val="multilevel"/>
    <w:tmpl w:val="1F1351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1F832A5A"/>
    <w:multiLevelType w:val="multilevel"/>
    <w:tmpl w:val="1F832A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1FFC3DF2"/>
    <w:multiLevelType w:val="multilevel"/>
    <w:tmpl w:val="1FFC3D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20BF02EB"/>
    <w:multiLevelType w:val="multilevel"/>
    <w:tmpl w:val="20BF02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21AD25A8"/>
    <w:multiLevelType w:val="multilevel"/>
    <w:tmpl w:val="21AD25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22361790"/>
    <w:multiLevelType w:val="multilevel"/>
    <w:tmpl w:val="22361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23D71795"/>
    <w:multiLevelType w:val="multilevel"/>
    <w:tmpl w:val="23D717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244D5C53"/>
    <w:multiLevelType w:val="multilevel"/>
    <w:tmpl w:val="244D5C53"/>
    <w:lvl w:ilvl="0" w:tentative="0">
      <w:start w:val="4"/>
      <w:numFmt w:val="decimal"/>
      <w:lvlText w:val="%1."/>
      <w:lvlJc w:val="left"/>
      <w:pPr>
        <w:ind w:left="922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1">
    <w:nsid w:val="24EF140E"/>
    <w:multiLevelType w:val="multilevel"/>
    <w:tmpl w:val="24EF140E"/>
    <w:lvl w:ilvl="0" w:tentative="0">
      <w:start w:val="1"/>
      <w:numFmt w:val="decimal"/>
      <w:lvlText w:val="%1."/>
      <w:lvlJc w:val="left"/>
      <w:pPr>
        <w:ind w:left="922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2" w:hanging="440"/>
      </w:pPr>
    </w:lvl>
    <w:lvl w:ilvl="2" w:tentative="0">
      <w:start w:val="1"/>
      <w:numFmt w:val="lowerRoman"/>
      <w:lvlText w:val="%3."/>
      <w:lvlJc w:val="right"/>
      <w:pPr>
        <w:ind w:left="1802" w:hanging="440"/>
      </w:pPr>
    </w:lvl>
    <w:lvl w:ilvl="3" w:tentative="0">
      <w:start w:val="1"/>
      <w:numFmt w:val="decimal"/>
      <w:lvlText w:val="%4."/>
      <w:lvlJc w:val="left"/>
      <w:pPr>
        <w:ind w:left="2242" w:hanging="440"/>
      </w:pPr>
    </w:lvl>
    <w:lvl w:ilvl="4" w:tentative="0">
      <w:start w:val="1"/>
      <w:numFmt w:val="lowerLetter"/>
      <w:lvlText w:val="%5)"/>
      <w:lvlJc w:val="left"/>
      <w:pPr>
        <w:ind w:left="2682" w:hanging="440"/>
      </w:pPr>
    </w:lvl>
    <w:lvl w:ilvl="5" w:tentative="0">
      <w:start w:val="1"/>
      <w:numFmt w:val="lowerRoman"/>
      <w:lvlText w:val="%6."/>
      <w:lvlJc w:val="right"/>
      <w:pPr>
        <w:ind w:left="3122" w:hanging="440"/>
      </w:pPr>
    </w:lvl>
    <w:lvl w:ilvl="6" w:tentative="0">
      <w:start w:val="1"/>
      <w:numFmt w:val="decimal"/>
      <w:lvlText w:val="%7."/>
      <w:lvlJc w:val="left"/>
      <w:pPr>
        <w:ind w:left="3562" w:hanging="440"/>
      </w:pPr>
    </w:lvl>
    <w:lvl w:ilvl="7" w:tentative="0">
      <w:start w:val="1"/>
      <w:numFmt w:val="lowerLetter"/>
      <w:lvlText w:val="%8)"/>
      <w:lvlJc w:val="left"/>
      <w:pPr>
        <w:ind w:left="4002" w:hanging="440"/>
      </w:pPr>
    </w:lvl>
    <w:lvl w:ilvl="8" w:tentative="0">
      <w:start w:val="1"/>
      <w:numFmt w:val="lowerRoman"/>
      <w:lvlText w:val="%9."/>
      <w:lvlJc w:val="right"/>
      <w:pPr>
        <w:ind w:left="4442" w:hanging="440"/>
      </w:pPr>
    </w:lvl>
  </w:abstractNum>
  <w:abstractNum w:abstractNumId="32">
    <w:nsid w:val="2B5F09CF"/>
    <w:multiLevelType w:val="multilevel"/>
    <w:tmpl w:val="2B5F09CF"/>
    <w:lvl w:ilvl="0" w:tentative="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33">
    <w:nsid w:val="2BE22622"/>
    <w:multiLevelType w:val="multilevel"/>
    <w:tmpl w:val="2BE226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2D863840"/>
    <w:multiLevelType w:val="multilevel"/>
    <w:tmpl w:val="2D863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2DC17D8E"/>
    <w:multiLevelType w:val="multilevel"/>
    <w:tmpl w:val="2DC17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2E2A4DBD"/>
    <w:multiLevelType w:val="multilevel"/>
    <w:tmpl w:val="2E2A4DBD"/>
    <w:lvl w:ilvl="0" w:tentative="0">
      <w:start w:val="2"/>
      <w:numFmt w:val="decimal"/>
      <w:lvlText w:val="%1."/>
      <w:lvlJc w:val="left"/>
      <w:pPr>
        <w:ind w:left="922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7">
    <w:nsid w:val="309806AB"/>
    <w:multiLevelType w:val="multilevel"/>
    <w:tmpl w:val="309806AB"/>
    <w:lvl w:ilvl="0" w:tentative="0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entative="0">
      <w:start w:val="1"/>
      <w:numFmt w:val="japaneseCounting"/>
      <w:lvlText w:val="%2、"/>
      <w:lvlJc w:val="left"/>
      <w:pPr>
        <w:ind w:left="1364" w:hanging="504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8">
    <w:nsid w:val="32F2324F"/>
    <w:multiLevelType w:val="multilevel"/>
    <w:tmpl w:val="32F232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33336D3D"/>
    <w:multiLevelType w:val="multilevel"/>
    <w:tmpl w:val="33336D3D"/>
    <w:lvl w:ilvl="0" w:tentative="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40">
    <w:nsid w:val="33503011"/>
    <w:multiLevelType w:val="multilevel"/>
    <w:tmpl w:val="33503011"/>
    <w:lvl w:ilvl="0" w:tentative="0">
      <w:start w:val="1"/>
      <w:numFmt w:val="lowerRoman"/>
      <w:lvlText w:val="%1."/>
      <w:lvlJc w:val="left"/>
      <w:pPr>
        <w:ind w:left="13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780" w:hanging="440"/>
      </w:pPr>
    </w:lvl>
    <w:lvl w:ilvl="2" w:tentative="0">
      <w:start w:val="1"/>
      <w:numFmt w:val="lowerRoman"/>
      <w:lvlText w:val="%3."/>
      <w:lvlJc w:val="right"/>
      <w:pPr>
        <w:ind w:left="2220" w:hanging="440"/>
      </w:pPr>
    </w:lvl>
    <w:lvl w:ilvl="3" w:tentative="0">
      <w:start w:val="1"/>
      <w:numFmt w:val="decimal"/>
      <w:lvlText w:val="%4."/>
      <w:lvlJc w:val="left"/>
      <w:pPr>
        <w:ind w:left="2660" w:hanging="440"/>
      </w:pPr>
    </w:lvl>
    <w:lvl w:ilvl="4" w:tentative="0">
      <w:start w:val="1"/>
      <w:numFmt w:val="lowerLetter"/>
      <w:lvlText w:val="%5)"/>
      <w:lvlJc w:val="left"/>
      <w:pPr>
        <w:ind w:left="3100" w:hanging="440"/>
      </w:pPr>
    </w:lvl>
    <w:lvl w:ilvl="5" w:tentative="0">
      <w:start w:val="1"/>
      <w:numFmt w:val="lowerRoman"/>
      <w:lvlText w:val="%6."/>
      <w:lvlJc w:val="right"/>
      <w:pPr>
        <w:ind w:left="3540" w:hanging="440"/>
      </w:pPr>
    </w:lvl>
    <w:lvl w:ilvl="6" w:tentative="0">
      <w:start w:val="1"/>
      <w:numFmt w:val="decimal"/>
      <w:lvlText w:val="%7."/>
      <w:lvlJc w:val="left"/>
      <w:pPr>
        <w:ind w:left="3980" w:hanging="440"/>
      </w:pPr>
    </w:lvl>
    <w:lvl w:ilvl="7" w:tentative="0">
      <w:start w:val="1"/>
      <w:numFmt w:val="lowerLetter"/>
      <w:lvlText w:val="%8)"/>
      <w:lvlJc w:val="left"/>
      <w:pPr>
        <w:ind w:left="4420" w:hanging="440"/>
      </w:pPr>
    </w:lvl>
    <w:lvl w:ilvl="8" w:tentative="0">
      <w:start w:val="1"/>
      <w:numFmt w:val="lowerRoman"/>
      <w:lvlText w:val="%9."/>
      <w:lvlJc w:val="right"/>
      <w:pPr>
        <w:ind w:left="4860" w:hanging="440"/>
      </w:pPr>
    </w:lvl>
  </w:abstractNum>
  <w:abstractNum w:abstractNumId="41">
    <w:nsid w:val="34A278EC"/>
    <w:multiLevelType w:val="multilevel"/>
    <w:tmpl w:val="34A27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34E034E2"/>
    <w:multiLevelType w:val="multilevel"/>
    <w:tmpl w:val="34E034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35AD6EE1"/>
    <w:multiLevelType w:val="multilevel"/>
    <w:tmpl w:val="35AD6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35D600FC"/>
    <w:multiLevelType w:val="multilevel"/>
    <w:tmpl w:val="35D60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36DC4D79"/>
    <w:multiLevelType w:val="multilevel"/>
    <w:tmpl w:val="36DC4D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384E4073"/>
    <w:multiLevelType w:val="multilevel"/>
    <w:tmpl w:val="384E40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395117FE"/>
    <w:multiLevelType w:val="multilevel"/>
    <w:tmpl w:val="395117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8">
    <w:nsid w:val="3B707DB5"/>
    <w:multiLevelType w:val="multilevel"/>
    <w:tmpl w:val="3B707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3BB00DC3"/>
    <w:multiLevelType w:val="multilevel"/>
    <w:tmpl w:val="3BB00D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0">
    <w:nsid w:val="3CA6635F"/>
    <w:multiLevelType w:val="multilevel"/>
    <w:tmpl w:val="3CA663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1">
    <w:nsid w:val="3D785BDB"/>
    <w:multiLevelType w:val="multilevel"/>
    <w:tmpl w:val="3D785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3DFA65BF"/>
    <w:multiLevelType w:val="multilevel"/>
    <w:tmpl w:val="3DFA65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3">
    <w:nsid w:val="3E447009"/>
    <w:multiLevelType w:val="multilevel"/>
    <w:tmpl w:val="3E4470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3F4B5804"/>
    <w:multiLevelType w:val="multilevel"/>
    <w:tmpl w:val="3F4B58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5">
    <w:nsid w:val="40856290"/>
    <w:multiLevelType w:val="multilevel"/>
    <w:tmpl w:val="408562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6">
    <w:nsid w:val="40BA6E99"/>
    <w:multiLevelType w:val="multilevel"/>
    <w:tmpl w:val="40BA6E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7">
    <w:nsid w:val="416F0516"/>
    <w:multiLevelType w:val="multilevel"/>
    <w:tmpl w:val="416F05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8">
    <w:nsid w:val="42027A47"/>
    <w:multiLevelType w:val="multilevel"/>
    <w:tmpl w:val="42027A47"/>
    <w:lvl w:ilvl="0" w:tentative="0">
      <w:start w:val="1"/>
      <w:numFmt w:val="lowerRoman"/>
      <w:lvlText w:val="%1."/>
      <w:lvlJc w:val="left"/>
      <w:pPr>
        <w:ind w:left="128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59">
    <w:nsid w:val="42422AB1"/>
    <w:multiLevelType w:val="multilevel"/>
    <w:tmpl w:val="42422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424F1566"/>
    <w:multiLevelType w:val="multilevel"/>
    <w:tmpl w:val="424F1566"/>
    <w:lvl w:ilvl="0" w:tentative="0">
      <w:start w:val="3"/>
      <w:numFmt w:val="decimal"/>
      <w:lvlText w:val="%1."/>
      <w:lvlJc w:val="left"/>
      <w:pPr>
        <w:ind w:left="922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1">
    <w:nsid w:val="433F7E36"/>
    <w:multiLevelType w:val="multilevel"/>
    <w:tmpl w:val="433F7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476C484A"/>
    <w:multiLevelType w:val="multilevel"/>
    <w:tmpl w:val="476C4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47C81095"/>
    <w:multiLevelType w:val="multilevel"/>
    <w:tmpl w:val="47C81095"/>
    <w:lvl w:ilvl="0" w:tentative="0">
      <w:start w:val="2"/>
      <w:numFmt w:val="decimal"/>
      <w:lvlText w:val="%1."/>
      <w:lvlJc w:val="left"/>
      <w:pPr>
        <w:ind w:left="922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4">
    <w:nsid w:val="486750C6"/>
    <w:multiLevelType w:val="multilevel"/>
    <w:tmpl w:val="486750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5">
    <w:nsid w:val="48716615"/>
    <w:multiLevelType w:val="multilevel"/>
    <w:tmpl w:val="48716615"/>
    <w:lvl w:ilvl="0" w:tentative="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66">
    <w:nsid w:val="4A8B70C7"/>
    <w:multiLevelType w:val="multilevel"/>
    <w:tmpl w:val="4A8B70C7"/>
    <w:lvl w:ilvl="0" w:tentative="0">
      <w:start w:val="1"/>
      <w:numFmt w:val="decimal"/>
      <w:lvlText w:val="%1."/>
      <w:lvlJc w:val="left"/>
      <w:pPr>
        <w:ind w:left="922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2" w:hanging="440"/>
      </w:pPr>
    </w:lvl>
    <w:lvl w:ilvl="2" w:tentative="0">
      <w:start w:val="1"/>
      <w:numFmt w:val="lowerRoman"/>
      <w:lvlText w:val="%3."/>
      <w:lvlJc w:val="right"/>
      <w:pPr>
        <w:ind w:left="1802" w:hanging="440"/>
      </w:pPr>
    </w:lvl>
    <w:lvl w:ilvl="3" w:tentative="0">
      <w:start w:val="1"/>
      <w:numFmt w:val="decimal"/>
      <w:lvlText w:val="%4."/>
      <w:lvlJc w:val="left"/>
      <w:pPr>
        <w:ind w:left="2242" w:hanging="440"/>
      </w:pPr>
    </w:lvl>
    <w:lvl w:ilvl="4" w:tentative="0">
      <w:start w:val="1"/>
      <w:numFmt w:val="lowerLetter"/>
      <w:lvlText w:val="%5)"/>
      <w:lvlJc w:val="left"/>
      <w:pPr>
        <w:ind w:left="2682" w:hanging="440"/>
      </w:pPr>
    </w:lvl>
    <w:lvl w:ilvl="5" w:tentative="0">
      <w:start w:val="1"/>
      <w:numFmt w:val="lowerRoman"/>
      <w:lvlText w:val="%6."/>
      <w:lvlJc w:val="right"/>
      <w:pPr>
        <w:ind w:left="3122" w:hanging="440"/>
      </w:pPr>
    </w:lvl>
    <w:lvl w:ilvl="6" w:tentative="0">
      <w:start w:val="1"/>
      <w:numFmt w:val="decimal"/>
      <w:lvlText w:val="%7."/>
      <w:lvlJc w:val="left"/>
      <w:pPr>
        <w:ind w:left="3562" w:hanging="440"/>
      </w:pPr>
    </w:lvl>
    <w:lvl w:ilvl="7" w:tentative="0">
      <w:start w:val="1"/>
      <w:numFmt w:val="lowerLetter"/>
      <w:lvlText w:val="%8)"/>
      <w:lvlJc w:val="left"/>
      <w:pPr>
        <w:ind w:left="4002" w:hanging="440"/>
      </w:pPr>
    </w:lvl>
    <w:lvl w:ilvl="8" w:tentative="0">
      <w:start w:val="1"/>
      <w:numFmt w:val="lowerRoman"/>
      <w:lvlText w:val="%9."/>
      <w:lvlJc w:val="right"/>
      <w:pPr>
        <w:ind w:left="4442" w:hanging="440"/>
      </w:pPr>
    </w:lvl>
  </w:abstractNum>
  <w:abstractNum w:abstractNumId="67">
    <w:nsid w:val="4BBE7592"/>
    <w:multiLevelType w:val="multilevel"/>
    <w:tmpl w:val="4BBE7592"/>
    <w:lvl w:ilvl="0" w:tentative="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68">
    <w:nsid w:val="4DDC4557"/>
    <w:multiLevelType w:val="multilevel"/>
    <w:tmpl w:val="4DDC4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>
    <w:nsid w:val="516552B8"/>
    <w:multiLevelType w:val="multilevel"/>
    <w:tmpl w:val="516552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5587728B"/>
    <w:multiLevelType w:val="multilevel"/>
    <w:tmpl w:val="558772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1">
    <w:nsid w:val="57633004"/>
    <w:multiLevelType w:val="multilevel"/>
    <w:tmpl w:val="576330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>
    <w:nsid w:val="588B256A"/>
    <w:multiLevelType w:val="multilevel"/>
    <w:tmpl w:val="588B2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598C2919"/>
    <w:multiLevelType w:val="multilevel"/>
    <w:tmpl w:val="598C29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4">
    <w:nsid w:val="5C480032"/>
    <w:multiLevelType w:val="multilevel"/>
    <w:tmpl w:val="5C4800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5">
    <w:nsid w:val="5F603B87"/>
    <w:multiLevelType w:val="multilevel"/>
    <w:tmpl w:val="5F603B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6">
    <w:nsid w:val="5FB91899"/>
    <w:multiLevelType w:val="multilevel"/>
    <w:tmpl w:val="5FB91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>
    <w:nsid w:val="60387D1F"/>
    <w:multiLevelType w:val="multilevel"/>
    <w:tmpl w:val="60387D1F"/>
    <w:lvl w:ilvl="0" w:tentative="0">
      <w:start w:val="3"/>
      <w:numFmt w:val="decimal"/>
      <w:lvlText w:val="%1."/>
      <w:lvlJc w:val="left"/>
      <w:pPr>
        <w:ind w:left="922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8">
    <w:nsid w:val="61BD4CF3"/>
    <w:multiLevelType w:val="multilevel"/>
    <w:tmpl w:val="61BD4CF3"/>
    <w:lvl w:ilvl="0" w:tentative="0">
      <w:start w:val="1"/>
      <w:numFmt w:val="lowerRoman"/>
      <w:lvlText w:val="%1."/>
      <w:lvlJc w:val="left"/>
      <w:pPr>
        <w:ind w:left="13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780" w:hanging="440"/>
      </w:pPr>
    </w:lvl>
    <w:lvl w:ilvl="2" w:tentative="0">
      <w:start w:val="1"/>
      <w:numFmt w:val="lowerRoman"/>
      <w:lvlText w:val="%3."/>
      <w:lvlJc w:val="right"/>
      <w:pPr>
        <w:ind w:left="2220" w:hanging="440"/>
      </w:pPr>
    </w:lvl>
    <w:lvl w:ilvl="3" w:tentative="0">
      <w:start w:val="1"/>
      <w:numFmt w:val="decimal"/>
      <w:lvlText w:val="%4."/>
      <w:lvlJc w:val="left"/>
      <w:pPr>
        <w:ind w:left="2660" w:hanging="440"/>
      </w:pPr>
    </w:lvl>
    <w:lvl w:ilvl="4" w:tentative="0">
      <w:start w:val="1"/>
      <w:numFmt w:val="lowerLetter"/>
      <w:lvlText w:val="%5)"/>
      <w:lvlJc w:val="left"/>
      <w:pPr>
        <w:ind w:left="3100" w:hanging="440"/>
      </w:pPr>
    </w:lvl>
    <w:lvl w:ilvl="5" w:tentative="0">
      <w:start w:val="1"/>
      <w:numFmt w:val="lowerRoman"/>
      <w:lvlText w:val="%6."/>
      <w:lvlJc w:val="right"/>
      <w:pPr>
        <w:ind w:left="3540" w:hanging="440"/>
      </w:pPr>
    </w:lvl>
    <w:lvl w:ilvl="6" w:tentative="0">
      <w:start w:val="1"/>
      <w:numFmt w:val="decimal"/>
      <w:lvlText w:val="%7."/>
      <w:lvlJc w:val="left"/>
      <w:pPr>
        <w:ind w:left="3980" w:hanging="440"/>
      </w:pPr>
    </w:lvl>
    <w:lvl w:ilvl="7" w:tentative="0">
      <w:start w:val="1"/>
      <w:numFmt w:val="lowerLetter"/>
      <w:lvlText w:val="%8)"/>
      <w:lvlJc w:val="left"/>
      <w:pPr>
        <w:ind w:left="4420" w:hanging="440"/>
      </w:pPr>
    </w:lvl>
    <w:lvl w:ilvl="8" w:tentative="0">
      <w:start w:val="1"/>
      <w:numFmt w:val="lowerRoman"/>
      <w:lvlText w:val="%9."/>
      <w:lvlJc w:val="right"/>
      <w:pPr>
        <w:ind w:left="4860" w:hanging="440"/>
      </w:pPr>
    </w:lvl>
  </w:abstractNum>
  <w:abstractNum w:abstractNumId="79">
    <w:nsid w:val="63DA79B9"/>
    <w:multiLevelType w:val="multilevel"/>
    <w:tmpl w:val="63DA79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0">
    <w:nsid w:val="65792CF0"/>
    <w:multiLevelType w:val="multilevel"/>
    <w:tmpl w:val="65792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66DA7C33"/>
    <w:multiLevelType w:val="multilevel"/>
    <w:tmpl w:val="66DA7C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>
    <w:nsid w:val="688F044F"/>
    <w:multiLevelType w:val="multilevel"/>
    <w:tmpl w:val="688F04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3">
    <w:nsid w:val="697863FB"/>
    <w:multiLevelType w:val="multilevel"/>
    <w:tmpl w:val="697863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4">
    <w:nsid w:val="6AA642D8"/>
    <w:multiLevelType w:val="multilevel"/>
    <w:tmpl w:val="6AA642D8"/>
    <w:lvl w:ilvl="0" w:tentative="0">
      <w:start w:val="4"/>
      <w:numFmt w:val="decimal"/>
      <w:lvlText w:val="%1.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5">
    <w:nsid w:val="6CA70777"/>
    <w:multiLevelType w:val="multilevel"/>
    <w:tmpl w:val="6CA707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6">
    <w:nsid w:val="713D0601"/>
    <w:multiLevelType w:val="multilevel"/>
    <w:tmpl w:val="713D0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>
    <w:nsid w:val="71C86635"/>
    <w:multiLevelType w:val="multilevel"/>
    <w:tmpl w:val="71C86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>
    <w:nsid w:val="75A16FEB"/>
    <w:multiLevelType w:val="multilevel"/>
    <w:tmpl w:val="75A16F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>
    <w:nsid w:val="78DC5ED8"/>
    <w:multiLevelType w:val="multilevel"/>
    <w:tmpl w:val="78DC5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>
    <w:nsid w:val="7B5652C9"/>
    <w:multiLevelType w:val="multilevel"/>
    <w:tmpl w:val="7B5652C9"/>
    <w:lvl w:ilvl="0" w:tentative="0">
      <w:start w:val="1"/>
      <w:numFmt w:val="decimal"/>
      <w:lvlText w:val="%1."/>
      <w:lvlJc w:val="left"/>
      <w:pPr>
        <w:ind w:left="922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2" w:hanging="440"/>
      </w:pPr>
    </w:lvl>
    <w:lvl w:ilvl="2" w:tentative="0">
      <w:start w:val="1"/>
      <w:numFmt w:val="lowerRoman"/>
      <w:lvlText w:val="%3."/>
      <w:lvlJc w:val="right"/>
      <w:pPr>
        <w:ind w:left="1802" w:hanging="440"/>
      </w:pPr>
    </w:lvl>
    <w:lvl w:ilvl="3" w:tentative="0">
      <w:start w:val="1"/>
      <w:numFmt w:val="decimal"/>
      <w:lvlText w:val="%4."/>
      <w:lvlJc w:val="left"/>
      <w:pPr>
        <w:ind w:left="2242" w:hanging="440"/>
      </w:pPr>
    </w:lvl>
    <w:lvl w:ilvl="4" w:tentative="0">
      <w:start w:val="1"/>
      <w:numFmt w:val="lowerLetter"/>
      <w:lvlText w:val="%5)"/>
      <w:lvlJc w:val="left"/>
      <w:pPr>
        <w:ind w:left="2682" w:hanging="440"/>
      </w:pPr>
    </w:lvl>
    <w:lvl w:ilvl="5" w:tentative="0">
      <w:start w:val="1"/>
      <w:numFmt w:val="lowerRoman"/>
      <w:lvlText w:val="%6."/>
      <w:lvlJc w:val="right"/>
      <w:pPr>
        <w:ind w:left="3122" w:hanging="440"/>
      </w:pPr>
    </w:lvl>
    <w:lvl w:ilvl="6" w:tentative="0">
      <w:start w:val="1"/>
      <w:numFmt w:val="decimal"/>
      <w:lvlText w:val="%7."/>
      <w:lvlJc w:val="left"/>
      <w:pPr>
        <w:ind w:left="3562" w:hanging="440"/>
      </w:pPr>
    </w:lvl>
    <w:lvl w:ilvl="7" w:tentative="0">
      <w:start w:val="1"/>
      <w:numFmt w:val="lowerLetter"/>
      <w:lvlText w:val="%8)"/>
      <w:lvlJc w:val="left"/>
      <w:pPr>
        <w:ind w:left="4002" w:hanging="440"/>
      </w:pPr>
    </w:lvl>
    <w:lvl w:ilvl="8" w:tentative="0">
      <w:start w:val="1"/>
      <w:numFmt w:val="lowerRoman"/>
      <w:lvlText w:val="%9."/>
      <w:lvlJc w:val="right"/>
      <w:pPr>
        <w:ind w:left="4442" w:hanging="440"/>
      </w:pPr>
    </w:lvl>
  </w:abstractNum>
  <w:abstractNum w:abstractNumId="91">
    <w:nsid w:val="7C84344A"/>
    <w:multiLevelType w:val="multilevel"/>
    <w:tmpl w:val="7C84344A"/>
    <w:lvl w:ilvl="0" w:tentative="0">
      <w:start w:val="1"/>
      <w:numFmt w:val="chineseCountingThousand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2">
    <w:nsid w:val="7DE2256A"/>
    <w:multiLevelType w:val="multilevel"/>
    <w:tmpl w:val="7DE22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>
    <w:nsid w:val="7F7921CB"/>
    <w:multiLevelType w:val="multilevel"/>
    <w:tmpl w:val="7F7921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Roman"/>
      <w:lvlText w:val="%2."/>
      <w:lvlJc w:val="left"/>
      <w:pPr>
        <w:ind w:left="1520" w:hanging="440"/>
      </w:pPr>
      <w:rPr>
        <w:rFonts w:hint="eastAsia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6"/>
  </w:num>
  <w:num w:numId="2">
    <w:abstractNumId w:val="6"/>
  </w:num>
  <w:num w:numId="3">
    <w:abstractNumId w:val="39"/>
  </w:num>
  <w:num w:numId="4">
    <w:abstractNumId w:val="32"/>
  </w:num>
  <w:num w:numId="5">
    <w:abstractNumId w:val="22"/>
  </w:num>
  <w:num w:numId="6">
    <w:abstractNumId w:val="11"/>
  </w:num>
  <w:num w:numId="7">
    <w:abstractNumId w:val="37"/>
  </w:num>
  <w:num w:numId="8">
    <w:abstractNumId w:val="66"/>
  </w:num>
  <w:num w:numId="9">
    <w:abstractNumId w:val="91"/>
  </w:num>
  <w:num w:numId="10">
    <w:abstractNumId w:val="3"/>
  </w:num>
  <w:num w:numId="11">
    <w:abstractNumId w:val="35"/>
  </w:num>
  <w:num w:numId="12">
    <w:abstractNumId w:val="1"/>
  </w:num>
  <w:num w:numId="13">
    <w:abstractNumId w:val="44"/>
  </w:num>
  <w:num w:numId="14">
    <w:abstractNumId w:val="10"/>
  </w:num>
  <w:num w:numId="15">
    <w:abstractNumId w:val="92"/>
  </w:num>
  <w:num w:numId="16">
    <w:abstractNumId w:val="81"/>
  </w:num>
  <w:num w:numId="17">
    <w:abstractNumId w:val="80"/>
  </w:num>
  <w:num w:numId="18">
    <w:abstractNumId w:val="68"/>
  </w:num>
  <w:num w:numId="19">
    <w:abstractNumId w:val="51"/>
  </w:num>
  <w:num w:numId="20">
    <w:abstractNumId w:val="17"/>
  </w:num>
  <w:num w:numId="21">
    <w:abstractNumId w:val="53"/>
  </w:num>
  <w:num w:numId="22">
    <w:abstractNumId w:val="71"/>
  </w:num>
  <w:num w:numId="23">
    <w:abstractNumId w:val="14"/>
  </w:num>
  <w:num w:numId="24">
    <w:abstractNumId w:val="88"/>
  </w:num>
  <w:num w:numId="25">
    <w:abstractNumId w:val="90"/>
  </w:num>
  <w:num w:numId="26">
    <w:abstractNumId w:val="58"/>
  </w:num>
  <w:num w:numId="27">
    <w:abstractNumId w:val="63"/>
  </w:num>
  <w:num w:numId="28">
    <w:abstractNumId w:val="40"/>
  </w:num>
  <w:num w:numId="29">
    <w:abstractNumId w:val="77"/>
  </w:num>
  <w:num w:numId="30">
    <w:abstractNumId w:val="78"/>
  </w:num>
  <w:num w:numId="31">
    <w:abstractNumId w:val="30"/>
  </w:num>
  <w:num w:numId="32">
    <w:abstractNumId w:val="15"/>
  </w:num>
  <w:num w:numId="33">
    <w:abstractNumId w:val="31"/>
  </w:num>
  <w:num w:numId="34">
    <w:abstractNumId w:val="36"/>
  </w:num>
  <w:num w:numId="35">
    <w:abstractNumId w:val="60"/>
  </w:num>
  <w:num w:numId="36">
    <w:abstractNumId w:val="84"/>
  </w:num>
  <w:num w:numId="37">
    <w:abstractNumId w:val="2"/>
  </w:num>
  <w:num w:numId="38">
    <w:abstractNumId w:val="67"/>
  </w:num>
  <w:num w:numId="39">
    <w:abstractNumId w:val="65"/>
  </w:num>
  <w:num w:numId="40">
    <w:abstractNumId w:val="24"/>
  </w:num>
  <w:num w:numId="41">
    <w:abstractNumId w:val="23"/>
  </w:num>
  <w:num w:numId="42">
    <w:abstractNumId w:val="18"/>
  </w:num>
  <w:num w:numId="43">
    <w:abstractNumId w:val="50"/>
  </w:num>
  <w:num w:numId="44">
    <w:abstractNumId w:val="70"/>
  </w:num>
  <w:num w:numId="45">
    <w:abstractNumId w:val="55"/>
  </w:num>
  <w:num w:numId="46">
    <w:abstractNumId w:val="26"/>
  </w:num>
  <w:num w:numId="47">
    <w:abstractNumId w:val="25"/>
  </w:num>
  <w:num w:numId="48">
    <w:abstractNumId w:val="82"/>
  </w:num>
  <w:num w:numId="49">
    <w:abstractNumId w:val="5"/>
  </w:num>
  <w:num w:numId="50">
    <w:abstractNumId w:val="49"/>
  </w:num>
  <w:num w:numId="51">
    <w:abstractNumId w:val="64"/>
  </w:num>
  <w:num w:numId="52">
    <w:abstractNumId w:val="29"/>
  </w:num>
  <w:num w:numId="53">
    <w:abstractNumId w:val="79"/>
  </w:num>
  <w:num w:numId="54">
    <w:abstractNumId w:val="4"/>
  </w:num>
  <w:num w:numId="55">
    <w:abstractNumId w:val="21"/>
  </w:num>
  <w:num w:numId="56">
    <w:abstractNumId w:val="52"/>
  </w:num>
  <w:num w:numId="57">
    <w:abstractNumId w:val="83"/>
  </w:num>
  <w:num w:numId="58">
    <w:abstractNumId w:val="0"/>
  </w:num>
  <w:num w:numId="59">
    <w:abstractNumId w:val="61"/>
  </w:num>
  <w:num w:numId="60">
    <w:abstractNumId w:val="73"/>
  </w:num>
  <w:num w:numId="61">
    <w:abstractNumId w:val="48"/>
  </w:num>
  <w:num w:numId="62">
    <w:abstractNumId w:val="19"/>
  </w:num>
  <w:num w:numId="63">
    <w:abstractNumId w:val="72"/>
  </w:num>
  <w:num w:numId="64">
    <w:abstractNumId w:val="42"/>
  </w:num>
  <w:num w:numId="65">
    <w:abstractNumId w:val="54"/>
  </w:num>
  <w:num w:numId="66">
    <w:abstractNumId w:val="46"/>
  </w:num>
  <w:num w:numId="67">
    <w:abstractNumId w:val="59"/>
  </w:num>
  <w:num w:numId="68">
    <w:abstractNumId w:val="89"/>
  </w:num>
  <w:num w:numId="69">
    <w:abstractNumId w:val="34"/>
  </w:num>
  <w:num w:numId="70">
    <w:abstractNumId w:val="12"/>
  </w:num>
  <w:num w:numId="71">
    <w:abstractNumId w:val="93"/>
  </w:num>
  <w:num w:numId="72">
    <w:abstractNumId w:val="8"/>
  </w:num>
  <w:num w:numId="73">
    <w:abstractNumId w:val="74"/>
  </w:num>
  <w:num w:numId="74">
    <w:abstractNumId w:val="43"/>
  </w:num>
  <w:num w:numId="75">
    <w:abstractNumId w:val="7"/>
  </w:num>
  <w:num w:numId="76">
    <w:abstractNumId w:val="38"/>
  </w:num>
  <w:num w:numId="77">
    <w:abstractNumId w:val="76"/>
  </w:num>
  <w:num w:numId="78">
    <w:abstractNumId w:val="20"/>
  </w:num>
  <w:num w:numId="79">
    <w:abstractNumId w:val="33"/>
  </w:num>
  <w:num w:numId="80">
    <w:abstractNumId w:val="45"/>
  </w:num>
  <w:num w:numId="81">
    <w:abstractNumId w:val="9"/>
  </w:num>
  <w:num w:numId="82">
    <w:abstractNumId w:val="86"/>
  </w:num>
  <w:num w:numId="83">
    <w:abstractNumId w:val="56"/>
  </w:num>
  <w:num w:numId="84">
    <w:abstractNumId w:val="28"/>
  </w:num>
  <w:num w:numId="85">
    <w:abstractNumId w:val="87"/>
  </w:num>
  <w:num w:numId="86">
    <w:abstractNumId w:val="62"/>
  </w:num>
  <w:num w:numId="87">
    <w:abstractNumId w:val="69"/>
  </w:num>
  <w:num w:numId="88">
    <w:abstractNumId w:val="41"/>
  </w:num>
  <w:num w:numId="89">
    <w:abstractNumId w:val="27"/>
  </w:num>
  <w:num w:numId="90">
    <w:abstractNumId w:val="47"/>
  </w:num>
  <w:num w:numId="91">
    <w:abstractNumId w:val="13"/>
  </w:num>
  <w:num w:numId="92">
    <w:abstractNumId w:val="57"/>
  </w:num>
  <w:num w:numId="93">
    <w:abstractNumId w:val="75"/>
  </w:num>
  <w:num w:numId="94">
    <w:abstractNumId w:val="8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l">
    <w15:presenceInfo w15:providerId="None" w15:userId="g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88C"/>
    <w:rsid w:val="00004F02"/>
    <w:rsid w:val="00006B18"/>
    <w:rsid w:val="00047D95"/>
    <w:rsid w:val="000512E3"/>
    <w:rsid w:val="00064A7C"/>
    <w:rsid w:val="0006766F"/>
    <w:rsid w:val="00090681"/>
    <w:rsid w:val="00097508"/>
    <w:rsid w:val="0009785D"/>
    <w:rsid w:val="000B752F"/>
    <w:rsid w:val="000C4936"/>
    <w:rsid w:val="00140336"/>
    <w:rsid w:val="001764C8"/>
    <w:rsid w:val="001B0ED0"/>
    <w:rsid w:val="001B44E6"/>
    <w:rsid w:val="001D1B39"/>
    <w:rsid w:val="001E0986"/>
    <w:rsid w:val="001E787A"/>
    <w:rsid w:val="002164BD"/>
    <w:rsid w:val="00224A32"/>
    <w:rsid w:val="0023641E"/>
    <w:rsid w:val="002418FC"/>
    <w:rsid w:val="00263FCB"/>
    <w:rsid w:val="00265EEF"/>
    <w:rsid w:val="002736E7"/>
    <w:rsid w:val="00286B0F"/>
    <w:rsid w:val="002917A3"/>
    <w:rsid w:val="002B5CE8"/>
    <w:rsid w:val="002B5D67"/>
    <w:rsid w:val="002C3BC4"/>
    <w:rsid w:val="002D7F5D"/>
    <w:rsid w:val="002E5644"/>
    <w:rsid w:val="002F1334"/>
    <w:rsid w:val="0032556E"/>
    <w:rsid w:val="00332580"/>
    <w:rsid w:val="003647D3"/>
    <w:rsid w:val="00375C3D"/>
    <w:rsid w:val="00381379"/>
    <w:rsid w:val="00390ECD"/>
    <w:rsid w:val="003953F2"/>
    <w:rsid w:val="003D5A4D"/>
    <w:rsid w:val="003F1118"/>
    <w:rsid w:val="004128A5"/>
    <w:rsid w:val="004221DF"/>
    <w:rsid w:val="0042340E"/>
    <w:rsid w:val="004618F2"/>
    <w:rsid w:val="00463A24"/>
    <w:rsid w:val="004755C3"/>
    <w:rsid w:val="00484D0E"/>
    <w:rsid w:val="004C07D7"/>
    <w:rsid w:val="004C7598"/>
    <w:rsid w:val="00577D3D"/>
    <w:rsid w:val="00594772"/>
    <w:rsid w:val="00595282"/>
    <w:rsid w:val="005C4245"/>
    <w:rsid w:val="00611227"/>
    <w:rsid w:val="006411E9"/>
    <w:rsid w:val="006526F8"/>
    <w:rsid w:val="00657F8F"/>
    <w:rsid w:val="006616C1"/>
    <w:rsid w:val="006831FE"/>
    <w:rsid w:val="00686C3A"/>
    <w:rsid w:val="00691878"/>
    <w:rsid w:val="00693F20"/>
    <w:rsid w:val="006D4356"/>
    <w:rsid w:val="006E1ACD"/>
    <w:rsid w:val="006F789C"/>
    <w:rsid w:val="0070270A"/>
    <w:rsid w:val="00706884"/>
    <w:rsid w:val="00714601"/>
    <w:rsid w:val="00723139"/>
    <w:rsid w:val="00736AB8"/>
    <w:rsid w:val="007B188C"/>
    <w:rsid w:val="007B23B5"/>
    <w:rsid w:val="007B641A"/>
    <w:rsid w:val="007F04E9"/>
    <w:rsid w:val="00805480"/>
    <w:rsid w:val="008371F3"/>
    <w:rsid w:val="0084089A"/>
    <w:rsid w:val="00841EB8"/>
    <w:rsid w:val="00855D38"/>
    <w:rsid w:val="008B0B48"/>
    <w:rsid w:val="008D6F98"/>
    <w:rsid w:val="008E3C89"/>
    <w:rsid w:val="008F1A17"/>
    <w:rsid w:val="008F6A20"/>
    <w:rsid w:val="009151CF"/>
    <w:rsid w:val="009643D4"/>
    <w:rsid w:val="00970405"/>
    <w:rsid w:val="00971656"/>
    <w:rsid w:val="00971B32"/>
    <w:rsid w:val="009A593E"/>
    <w:rsid w:val="009B417B"/>
    <w:rsid w:val="009C7AC4"/>
    <w:rsid w:val="009D1904"/>
    <w:rsid w:val="009D54B3"/>
    <w:rsid w:val="009D7D07"/>
    <w:rsid w:val="009F0AF3"/>
    <w:rsid w:val="009F1C0A"/>
    <w:rsid w:val="009F6F20"/>
    <w:rsid w:val="00A129FE"/>
    <w:rsid w:val="00A1697E"/>
    <w:rsid w:val="00A35AEA"/>
    <w:rsid w:val="00AC47CD"/>
    <w:rsid w:val="00AC626C"/>
    <w:rsid w:val="00AF3D28"/>
    <w:rsid w:val="00AF5F87"/>
    <w:rsid w:val="00B12439"/>
    <w:rsid w:val="00B56855"/>
    <w:rsid w:val="00B7116E"/>
    <w:rsid w:val="00BB1CA5"/>
    <w:rsid w:val="00BC4960"/>
    <w:rsid w:val="00BD1B28"/>
    <w:rsid w:val="00BD7C7D"/>
    <w:rsid w:val="00BE540F"/>
    <w:rsid w:val="00BE7316"/>
    <w:rsid w:val="00BF1005"/>
    <w:rsid w:val="00C33313"/>
    <w:rsid w:val="00C64337"/>
    <w:rsid w:val="00C931E5"/>
    <w:rsid w:val="00CF5D02"/>
    <w:rsid w:val="00D40223"/>
    <w:rsid w:val="00D979AF"/>
    <w:rsid w:val="00DC6D73"/>
    <w:rsid w:val="00DF0EF5"/>
    <w:rsid w:val="00E44CC5"/>
    <w:rsid w:val="00E74AC3"/>
    <w:rsid w:val="00E770DF"/>
    <w:rsid w:val="00EA796B"/>
    <w:rsid w:val="00ED4727"/>
    <w:rsid w:val="00EF784D"/>
    <w:rsid w:val="00F06583"/>
    <w:rsid w:val="00F15470"/>
    <w:rsid w:val="00F3529F"/>
    <w:rsid w:val="00F54494"/>
    <w:rsid w:val="00F8302F"/>
    <w:rsid w:val="00F9563A"/>
    <w:rsid w:val="00FA75A1"/>
    <w:rsid w:val="00FC57B9"/>
    <w:rsid w:val="06812F53"/>
    <w:rsid w:val="118D6AFB"/>
    <w:rsid w:val="243E0537"/>
    <w:rsid w:val="292625E5"/>
    <w:rsid w:val="2B5F1097"/>
    <w:rsid w:val="333C14EA"/>
    <w:rsid w:val="3E0A7EAA"/>
    <w:rsid w:val="3E3F1787"/>
    <w:rsid w:val="3EE0186C"/>
    <w:rsid w:val="3F2E1CA5"/>
    <w:rsid w:val="477F5477"/>
    <w:rsid w:val="4D090491"/>
    <w:rsid w:val="4E3A6840"/>
    <w:rsid w:val="4F754C51"/>
    <w:rsid w:val="51A02C72"/>
    <w:rsid w:val="52B07986"/>
    <w:rsid w:val="5BE43535"/>
    <w:rsid w:val="5CFD2D0B"/>
    <w:rsid w:val="63DF7502"/>
    <w:rsid w:val="68AB09C4"/>
    <w:rsid w:val="7D6A6D96"/>
    <w:rsid w:val="7EE25F2C"/>
    <w:rsid w:val="7F423657"/>
    <w:rsid w:val="7F9A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numPr>
        <w:ilvl w:val="0"/>
        <w:numId w:val="1"/>
      </w:numPr>
      <w:spacing w:before="100" w:beforeLines="100"/>
      <w:outlineLvl w:val="0"/>
    </w:pPr>
    <w:rPr>
      <w:b/>
      <w:bCs/>
      <w:kern w:val="44"/>
      <w:sz w:val="30"/>
      <w:szCs w:val="44"/>
    </w:rPr>
  </w:style>
  <w:style w:type="paragraph" w:styleId="4">
    <w:name w:val="heading 2"/>
    <w:basedOn w:val="1"/>
    <w:next w:val="3"/>
    <w:link w:val="36"/>
    <w:qFormat/>
    <w:uiPriority w:val="9"/>
    <w:pPr>
      <w:keepNext/>
      <w:keepLines/>
      <w:numPr>
        <w:ilvl w:val="1"/>
        <w:numId w:val="1"/>
      </w:numPr>
      <w:outlineLvl w:val="1"/>
    </w:pPr>
    <w:rPr>
      <w:rFonts w:cstheme="majorBidi"/>
      <w:b/>
      <w:bCs/>
      <w:sz w:val="30"/>
      <w:szCs w:val="32"/>
    </w:rPr>
  </w:style>
  <w:style w:type="paragraph" w:styleId="5">
    <w:name w:val="heading 3"/>
    <w:basedOn w:val="1"/>
    <w:next w:val="3"/>
    <w:link w:val="37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3"/>
    <w:link w:val="38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3"/>
    <w:link w:val="39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3"/>
    <w:link w:val="40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3"/>
    <w:link w:val="41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3"/>
    <w:link w:val="42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3"/>
    <w:link w:val="43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中文正文"/>
    <w:basedOn w:val="1"/>
    <w:link w:val="44"/>
    <w:qFormat/>
    <w:uiPriority w:val="0"/>
    <w:pPr>
      <w:ind w:firstLine="200" w:firstLineChars="200"/>
    </w:pPr>
    <w:rPr>
      <w:sz w:val="24"/>
    </w:rPr>
  </w:style>
  <w:style w:type="paragraph" w:styleId="12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1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4">
    <w:name w:val="annotation text"/>
    <w:basedOn w:val="1"/>
    <w:link w:val="51"/>
    <w:unhideWhenUsed/>
    <w:qFormat/>
    <w:uiPriority w:val="99"/>
    <w:pPr>
      <w:jc w:val="left"/>
    </w:pPr>
  </w:style>
  <w:style w:type="paragraph" w:styleId="15">
    <w:name w:val="toc 5"/>
    <w:basedOn w:val="1"/>
    <w:next w:val="1"/>
    <w:autoRedefine/>
    <w:unhideWhenUsed/>
    <w:qFormat/>
    <w:uiPriority w:val="39"/>
    <w:pPr>
      <w:spacing w:after="160" w:line="278" w:lineRule="auto"/>
      <w:ind w:left="1680" w:leftChars="80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1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7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18">
    <w:name w:val="Balloon Text"/>
    <w:basedOn w:val="1"/>
    <w:link w:val="54"/>
    <w:semiHidden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unhideWhenUsed/>
    <w:qFormat/>
    <w:uiPriority w:val="39"/>
    <w:pPr>
      <w:tabs>
        <w:tab w:val="left" w:pos="420"/>
        <w:tab w:val="right" w:leader="dot" w:pos="8302"/>
      </w:tabs>
    </w:pPr>
  </w:style>
  <w:style w:type="paragraph" w:styleId="22">
    <w:name w:val="toc 4"/>
    <w:basedOn w:val="1"/>
    <w:next w:val="1"/>
    <w:autoRedefine/>
    <w:unhideWhenUsed/>
    <w:qFormat/>
    <w:uiPriority w:val="39"/>
    <w:pPr>
      <w:spacing w:after="160" w:line="278" w:lineRule="auto"/>
      <w:ind w:left="1260" w:leftChars="60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23">
    <w:name w:val="Subtitle"/>
    <w:basedOn w:val="1"/>
    <w:next w:val="1"/>
    <w:link w:val="50"/>
    <w:qFormat/>
    <w:uiPriority w:val="11"/>
    <w:pPr>
      <w:spacing w:before="240" w:after="60" w:line="312" w:lineRule="auto"/>
      <w:jc w:val="center"/>
      <w:outlineLvl w:val="0"/>
    </w:pPr>
    <w:rPr>
      <w:rFonts w:eastAsia="黑体" w:cstheme="majorBidi"/>
      <w:b/>
      <w:bCs/>
      <w:kern w:val="28"/>
      <w:sz w:val="44"/>
      <w:szCs w:val="32"/>
    </w:rPr>
  </w:style>
  <w:style w:type="paragraph" w:styleId="24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25">
    <w:name w:val="toc 2"/>
    <w:basedOn w:val="1"/>
    <w:next w:val="1"/>
    <w:unhideWhenUsed/>
    <w:qFormat/>
    <w:uiPriority w:val="39"/>
    <w:pPr>
      <w:tabs>
        <w:tab w:val="left" w:pos="1050"/>
        <w:tab w:val="right" w:leader="dot" w:pos="8302"/>
      </w:tabs>
      <w:ind w:left="420" w:leftChars="200"/>
    </w:pPr>
  </w:style>
  <w:style w:type="paragraph" w:styleId="26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27">
    <w:name w:val="Title"/>
    <w:basedOn w:val="1"/>
    <w:next w:val="1"/>
    <w:link w:val="49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paragraph" w:styleId="28">
    <w:name w:val="annotation subject"/>
    <w:basedOn w:val="14"/>
    <w:next w:val="14"/>
    <w:link w:val="57"/>
    <w:semiHidden/>
    <w:unhideWhenUsed/>
    <w:qFormat/>
    <w:uiPriority w:val="99"/>
    <w:rPr>
      <w:b/>
      <w:bCs/>
    </w:rPr>
  </w:style>
  <w:style w:type="table" w:styleId="30">
    <w:name w:val="Table Grid"/>
    <w:basedOn w:val="2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basedOn w:val="31"/>
    <w:qFormat/>
    <w:uiPriority w:val="22"/>
    <w:rPr>
      <w:b/>
      <w:bCs/>
    </w:rPr>
  </w:style>
  <w:style w:type="character" w:styleId="33">
    <w:name w:val="Hyperlink"/>
    <w:basedOn w:val="3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4">
    <w:name w:val="annotation reference"/>
    <w:basedOn w:val="31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basedOn w:val="31"/>
    <w:link w:val="2"/>
    <w:qFormat/>
    <w:uiPriority w:val="9"/>
    <w:rPr>
      <w:b/>
      <w:bCs/>
      <w:kern w:val="44"/>
      <w:sz w:val="30"/>
      <w:szCs w:val="44"/>
    </w:rPr>
  </w:style>
  <w:style w:type="character" w:customStyle="1" w:styleId="36">
    <w:name w:val="标题 2 字符"/>
    <w:basedOn w:val="31"/>
    <w:link w:val="4"/>
    <w:qFormat/>
    <w:uiPriority w:val="9"/>
    <w:rPr>
      <w:rFonts w:cstheme="majorBidi"/>
      <w:b/>
      <w:bCs/>
      <w:kern w:val="2"/>
      <w:sz w:val="30"/>
      <w:szCs w:val="32"/>
    </w:rPr>
  </w:style>
  <w:style w:type="character" w:customStyle="1" w:styleId="37">
    <w:name w:val="标题 3 字符"/>
    <w:basedOn w:val="31"/>
    <w:link w:val="5"/>
    <w:qFormat/>
    <w:uiPriority w:val="0"/>
    <w:rPr>
      <w:b/>
      <w:bCs/>
      <w:kern w:val="2"/>
      <w:sz w:val="32"/>
      <w:szCs w:val="32"/>
    </w:rPr>
  </w:style>
  <w:style w:type="character" w:customStyle="1" w:styleId="38">
    <w:name w:val="标题 4 字符"/>
    <w:basedOn w:val="31"/>
    <w:link w:val="6"/>
    <w:qFormat/>
    <w:uiPriority w:val="0"/>
    <w:rPr>
      <w:rFonts w:cstheme="majorBidi"/>
      <w:b/>
      <w:bCs/>
      <w:kern w:val="2"/>
      <w:sz w:val="28"/>
      <w:szCs w:val="28"/>
    </w:rPr>
  </w:style>
  <w:style w:type="character" w:customStyle="1" w:styleId="39">
    <w:name w:val="标题 5 字符"/>
    <w:basedOn w:val="31"/>
    <w:link w:val="7"/>
    <w:qFormat/>
    <w:uiPriority w:val="9"/>
    <w:rPr>
      <w:b/>
      <w:bCs/>
      <w:kern w:val="2"/>
      <w:sz w:val="28"/>
      <w:szCs w:val="28"/>
    </w:rPr>
  </w:style>
  <w:style w:type="character" w:customStyle="1" w:styleId="40">
    <w:name w:val="标题 6 字符"/>
    <w:basedOn w:val="31"/>
    <w:link w:val="8"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41">
    <w:name w:val="标题 7 字符"/>
    <w:basedOn w:val="31"/>
    <w:link w:val="9"/>
    <w:qFormat/>
    <w:uiPriority w:val="9"/>
    <w:rPr>
      <w:b/>
      <w:bCs/>
      <w:kern w:val="2"/>
      <w:sz w:val="24"/>
      <w:szCs w:val="24"/>
    </w:rPr>
  </w:style>
  <w:style w:type="character" w:customStyle="1" w:styleId="42">
    <w:name w:val="标题 8 字符"/>
    <w:basedOn w:val="31"/>
    <w:link w:val="10"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43">
    <w:name w:val="标题 9 字符"/>
    <w:basedOn w:val="31"/>
    <w:link w:val="11"/>
    <w:qFormat/>
    <w:uiPriority w:val="9"/>
    <w:rPr>
      <w:rFonts w:asciiTheme="majorHAnsi" w:hAnsiTheme="majorHAnsi" w:eastAsiaTheme="majorEastAsia" w:cstheme="majorBidi"/>
      <w:kern w:val="2"/>
      <w:sz w:val="21"/>
      <w:szCs w:val="24"/>
    </w:rPr>
  </w:style>
  <w:style w:type="character" w:customStyle="1" w:styleId="44">
    <w:name w:val="中文正文 字符"/>
    <w:basedOn w:val="31"/>
    <w:link w:val="3"/>
    <w:qFormat/>
    <w:uiPriority w:val="0"/>
    <w:rPr>
      <w:rFonts w:ascii="Times New Roman" w:hAnsi="Times New Roman" w:eastAsia="宋体"/>
      <w:sz w:val="24"/>
      <w:szCs w:val="21"/>
    </w:rPr>
  </w:style>
  <w:style w:type="character" w:customStyle="1" w:styleId="45">
    <w:name w:val="页眉 字符"/>
    <w:basedOn w:val="31"/>
    <w:link w:val="20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46">
    <w:name w:val="页脚 字符"/>
    <w:basedOn w:val="31"/>
    <w:link w:val="19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47">
    <w:name w:val="表题"/>
    <w:basedOn w:val="1"/>
    <w:next w:val="1"/>
    <w:link w:val="48"/>
    <w:qFormat/>
    <w:uiPriority w:val="0"/>
    <w:pPr>
      <w:keepNext/>
      <w:spacing w:before="50" w:beforeLines="50"/>
      <w:jc w:val="center"/>
    </w:pPr>
    <w:rPr>
      <w:sz w:val="20"/>
    </w:rPr>
  </w:style>
  <w:style w:type="character" w:customStyle="1" w:styleId="48">
    <w:name w:val="表题 字符"/>
    <w:basedOn w:val="31"/>
    <w:link w:val="47"/>
    <w:qFormat/>
    <w:uiPriority w:val="0"/>
    <w:rPr>
      <w:rFonts w:ascii="Times New Roman" w:hAnsi="Times New Roman" w:eastAsia="宋体"/>
      <w:sz w:val="20"/>
      <w:szCs w:val="21"/>
    </w:rPr>
  </w:style>
  <w:style w:type="character" w:customStyle="1" w:styleId="49">
    <w:name w:val="标题 字符"/>
    <w:basedOn w:val="31"/>
    <w:link w:val="27"/>
    <w:qFormat/>
    <w:uiPriority w:val="10"/>
    <w:rPr>
      <w:rFonts w:ascii="Times New Roman" w:hAnsi="Times New Roman" w:eastAsia="宋体" w:cstheme="majorBidi"/>
      <w:b/>
      <w:bCs/>
      <w:sz w:val="52"/>
      <w:szCs w:val="32"/>
    </w:rPr>
  </w:style>
  <w:style w:type="character" w:customStyle="1" w:styleId="50">
    <w:name w:val="副标题 字符"/>
    <w:basedOn w:val="31"/>
    <w:link w:val="23"/>
    <w:qFormat/>
    <w:uiPriority w:val="11"/>
    <w:rPr>
      <w:rFonts w:ascii="Times New Roman" w:hAnsi="Times New Roman" w:eastAsia="黑体" w:cstheme="majorBidi"/>
      <w:b/>
      <w:bCs/>
      <w:kern w:val="28"/>
      <w:sz w:val="44"/>
      <w:szCs w:val="32"/>
    </w:rPr>
  </w:style>
  <w:style w:type="character" w:customStyle="1" w:styleId="51">
    <w:name w:val="批注文字 字符"/>
    <w:basedOn w:val="31"/>
    <w:link w:val="14"/>
    <w:qFormat/>
    <w:uiPriority w:val="99"/>
    <w:rPr>
      <w:rFonts w:ascii="Times New Roman" w:hAnsi="Times New Roman" w:eastAsia="宋体"/>
      <w:szCs w:val="21"/>
    </w:rPr>
  </w:style>
  <w:style w:type="character" w:styleId="52">
    <w:name w:val="Placeholder Text"/>
    <w:basedOn w:val="31"/>
    <w:semiHidden/>
    <w:qFormat/>
    <w:uiPriority w:val="99"/>
    <w:rPr>
      <w:color w:val="808080"/>
    </w:rPr>
  </w:style>
  <w:style w:type="paragraph" w:customStyle="1" w:styleId="53">
    <w:name w:val="表格文字"/>
    <w:basedOn w:val="1"/>
    <w:qFormat/>
    <w:uiPriority w:val="0"/>
    <w:pPr>
      <w:spacing w:line="360" w:lineRule="auto"/>
      <w:ind w:left="454" w:hanging="454"/>
    </w:pPr>
    <w:rPr>
      <w:rFonts w:ascii="宋体" w:hAnsi="宋体"/>
      <w:szCs w:val="18"/>
    </w:rPr>
  </w:style>
  <w:style w:type="character" w:customStyle="1" w:styleId="54">
    <w:name w:val="批注框文本 字符"/>
    <w:basedOn w:val="31"/>
    <w:link w:val="18"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styleId="55">
    <w:name w:val="List Paragraph"/>
    <w:basedOn w:val="1"/>
    <w:qFormat/>
    <w:uiPriority w:val="34"/>
    <w:pPr>
      <w:ind w:firstLine="420" w:firstLineChars="200"/>
    </w:pPr>
  </w:style>
  <w:style w:type="paragraph" w:customStyle="1" w:styleId="56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7">
    <w:name w:val="批注主题 字符"/>
    <w:basedOn w:val="51"/>
    <w:link w:val="28"/>
    <w:semiHidden/>
    <w:qFormat/>
    <w:uiPriority w:val="99"/>
    <w:rPr>
      <w:rFonts w:ascii="Times New Roman" w:hAnsi="Times New Roman" w:eastAsia="宋体"/>
      <w:b/>
      <w:bCs/>
      <w:kern w:val="2"/>
      <w:sz w:val="21"/>
      <w:szCs w:val="24"/>
    </w:rPr>
  </w:style>
  <w:style w:type="paragraph" w:customStyle="1" w:styleId="58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customStyle="1" w:styleId="59">
    <w:name w:val="OP_ExcelTableContent-1091"/>
    <w:basedOn w:val="29"/>
    <w:qFormat/>
    <w:uiPriority w:val="0"/>
    <w:rPr>
      <w:color w:val="464F41"/>
    </w:rPr>
    <w:tblPr>
      <w:tblBorders>
        <w:top w:val="single" w:color="464F41" w:sz="4" w:space="0"/>
        <w:bottom w:val="single" w:color="464F41" w:sz="4" w:space="0"/>
        <w:insideH w:val="dotted" w:color="464F41" w:sz="4" w:space="0"/>
      </w:tblBorders>
    </w:tblPr>
    <w:tcPr>
      <w:shd w:val="clear" w:color="auto" w:fill="auto"/>
    </w:tcPr>
    <w:tblStylePr w:type="firstRow">
      <w:rPr>
        <w:b/>
      </w:rPr>
      <w:tcPr>
        <w:tcBorders>
          <w:top w:val="single" w:color="464F41" w:sz="4" w:space="0"/>
          <w:left w:val="nil"/>
          <w:bottom w:val="single" w:color="464F41" w:sz="4" w:space="0"/>
          <w:insideH w:val="dotted" w:sz="4" w:space="0"/>
          <w:insideV w:val="nil"/>
        </w:tcBorders>
        <w:shd w:val="clear" w:color="auto" w:fill="FFFFFF"/>
      </w:tcPr>
    </w:tblStylePr>
  </w:style>
  <w:style w:type="table" w:customStyle="1" w:styleId="60">
    <w:name w:val="OP_ExcelTableContent-4206"/>
    <w:basedOn w:val="29"/>
    <w:qFormat/>
    <w:uiPriority w:val="0"/>
    <w:rPr>
      <w:color w:val="000000"/>
    </w:rPr>
  </w:style>
  <w:style w:type="paragraph" w:customStyle="1" w:styleId="61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before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62">
    <w:name w:val="Unresolved Mention"/>
    <w:basedOn w:val="3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Layout" Target="diagrams/layout1.xml"/><Relationship Id="rId8" Type="http://schemas.openxmlformats.org/officeDocument/2006/relationships/diagramData" Target="diagrams/data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glossaryDocument" Target="glossary/document.xml"/><Relationship Id="rId28" Type="http://schemas.microsoft.com/office/2011/relationships/people" Target="people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microsoft.com/office/2007/relationships/diagramDrawing" Target="diagrams/drawing1.xml"/><Relationship Id="rId11" Type="http://schemas.openxmlformats.org/officeDocument/2006/relationships/diagramColors" Target="diagrams/colors1.xml"/><Relationship Id="rId10" Type="http://schemas.openxmlformats.org/officeDocument/2006/relationships/diagramQuickStyle" Target="diagrams/quickStyle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#1">
  <dgm:title val=""/>
  <dgm:desc val=""/>
  <dgm:catLst>
    <dgm:cat type="mainScheme" pri="10200"/>
  </dgm:catLst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5D175B-1115-4EE6-81AD-ACA7E0C744DF}" type="doc">
      <dgm:prSet loTypeId="urn:microsoft.com/office/officeart/2005/8/layout/orgChart1#1" loCatId="hierarchy" qsTypeId="urn:microsoft.com/office/officeart/2005/8/quickstyle/simple1#1" qsCatId="simple" csTypeId="urn:microsoft.com/office/officeart/2005/8/colors/accent0_2#1" csCatId="mainScheme" phldr="1"/>
      <dgm:spPr/>
      <dgm:t>
        <a:bodyPr/>
        <a:p>
          <a:endParaRPr lang="zh-CN" altLang="en-US"/>
        </a:p>
      </dgm:t>
    </dgm:pt>
    <dgm:pt modelId="{215C4B55-B64B-4D59-B9D3-801331AA8E42}">
      <dgm:prSet phldrT="[文本]" custT="1"/>
      <dgm:spPr/>
      <dgm:t>
        <a:bodyPr/>
        <a:p>
          <a:pPr>
            <a:buNone/>
          </a:pPr>
          <a:r>
            <a:rPr lang="zh-CN" altLang="en-US" sz="1200">
              <a:latin typeface="宋体" panose="02010600030101010101" charset="-122"/>
              <a:ea typeface="宋体" panose="02010600030101010101" charset="-122"/>
            </a:rPr>
            <a:t>农业作物病害识别与智能咨询系统设计与实现</a:t>
          </a:r>
        </a:p>
      </dgm:t>
    </dgm:pt>
    <dgm:pt modelId="{A25F2313-138F-4C28-8842-516BC01116AC}" cxnId="{3990E501-31AB-407D-BC59-A641BBBC102B}" type="parTrans">
      <dgm:prSet/>
      <dgm:spPr/>
      <dgm:t>
        <a:bodyPr/>
        <a:p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E4A05823-5D16-4053-A164-004F61594B21}" cxnId="{3990E501-31AB-407D-BC59-A641BBBC102B}" type="sibTrans">
      <dgm:prSet/>
      <dgm:spPr/>
      <dgm:t>
        <a:bodyPr/>
        <a:p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836E34FB-6911-420C-A85B-F007F248BAEB}">
      <dgm:prSet phldrT="[文本]" phldr="0" custT="1"/>
      <dgm:spPr/>
      <dgm:t>
        <a:bodyPr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0">
              <a:latin typeface="宋体" panose="02010600030101010101" charset="-122"/>
              <a:ea typeface="宋体" panose="02010600030101010101" charset="-122"/>
            </a:rPr>
            <a:t>图像识别服务</a:t>
          </a:r>
          <a:endParaRPr lang="zh-CN" altLang="en-US" sz="1200">
            <a:latin typeface="宋体" panose="02010600030101010101" charset="-122"/>
            <a:ea typeface="宋体" panose="02010600030101010101" charset="-122"/>
          </a:endParaRPr>
        </a:p>
      </dgm:t>
    </dgm:pt>
    <dgm:pt modelId="{F566342C-6BE4-4D19-9E51-B1941B0149CF}" cxnId="{4E642616-3B4D-46A8-B80A-B11D21B83AD5}" type="parTrans">
      <dgm:prSet/>
      <dgm:spPr/>
      <dgm:t>
        <a:bodyPr/>
        <a:p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D1D42BFA-DA51-4F12-81D4-54DB665C01C4}" cxnId="{4E642616-3B4D-46A8-B80A-B11D21B83AD5}" type="sibTrans">
      <dgm:prSet/>
      <dgm:spPr/>
      <dgm:t>
        <a:bodyPr/>
        <a:p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81EBF3B1-E0EF-47DF-B2A5-B5E10685D06B}">
      <dgm:prSet phldrT="[文本]" phldr="0" custT="1"/>
      <dgm:spPr/>
      <dgm:t>
        <a:bodyPr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0">
              <a:latin typeface="宋体" panose="02010600030101010101" charset="-122"/>
              <a:ea typeface="宋体" panose="02010600030101010101" charset="-122"/>
            </a:rPr>
            <a:t>统计分析服务</a:t>
          </a:r>
          <a:endParaRPr lang="zh-CN" altLang="en-US" sz="1200">
            <a:latin typeface="宋体" panose="02010600030101010101" charset="-122"/>
            <a:ea typeface="宋体" panose="02010600030101010101" charset="-122"/>
          </a:endParaRPr>
        </a:p>
      </dgm:t>
    </dgm:pt>
    <dgm:pt modelId="{5CF52CD6-524B-442A-9088-A9591AA203A6}" cxnId="{6DD24A11-3E7F-42FF-89B2-4DA11D3DF247}" type="parTrans">
      <dgm:prSet/>
      <dgm:spPr/>
      <dgm:t>
        <a:bodyPr/>
        <a:p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F718D4AF-AEFA-48DB-9457-09FBC3CDFD2A}" cxnId="{6DD24A11-3E7F-42FF-89B2-4DA11D3DF247}" type="sibTrans">
      <dgm:prSet/>
      <dgm:spPr/>
      <dgm:t>
        <a:bodyPr/>
        <a:p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98B6367C-B77E-4993-9C40-0D0174B666AE}">
      <dgm:prSet phldrT="[文本]" phldr="0" custT="1"/>
      <dgm:spPr/>
      <dgm:t>
        <a:bodyPr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0">
              <a:latin typeface="宋体" panose="02010600030101010101" charset="-122"/>
              <a:ea typeface="宋体" panose="02010600030101010101" charset="-122"/>
            </a:rPr>
            <a:t>通知服务</a:t>
          </a:r>
          <a:endParaRPr lang="zh-CN" altLang="en-US" sz="1200">
            <a:latin typeface="宋体" panose="02010600030101010101" charset="-122"/>
            <a:ea typeface="宋体" panose="02010600030101010101" charset="-122"/>
          </a:endParaRPr>
        </a:p>
      </dgm:t>
    </dgm:pt>
    <dgm:pt modelId="{E49E7EF5-80B5-40AA-AA59-AA81AFD0316F}" cxnId="{654885E9-902D-4C16-A849-1C7091EEFCF6}" type="parTrans">
      <dgm:prSet/>
      <dgm:spPr/>
      <dgm:t>
        <a:bodyPr/>
        <a:p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46539520-E019-4999-A6AD-0C92F7F58CDE}" cxnId="{654885E9-902D-4C16-A849-1C7091EEFCF6}" type="sibTrans">
      <dgm:prSet/>
      <dgm:spPr/>
      <dgm:t>
        <a:bodyPr/>
        <a:p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5CA92029-8879-4EA6-B1B1-EFFC8143C357}">
      <dgm:prSet custT="1"/>
      <dgm:spPr/>
      <dgm:t>
        <a:bodyPr/>
        <a:p>
          <a:pPr>
            <a:buNone/>
          </a:pPr>
          <a:r>
            <a:rPr lang="en-US" sz="1200" b="0">
              <a:latin typeface="宋体" panose="02010600030101010101" charset="-122"/>
              <a:ea typeface="宋体" panose="02010600030101010101" charset="-122"/>
            </a:rPr>
            <a:t>LLM</a:t>
          </a:r>
          <a:r>
            <a:rPr lang="zh-CN" altLang="en-US" sz="1200" b="0">
              <a:latin typeface="宋体" panose="02010600030101010101" charset="-122"/>
              <a:ea typeface="宋体" panose="02010600030101010101" charset="-122"/>
            </a:rPr>
            <a:t>智能咨询服务</a:t>
          </a:r>
          <a:endParaRPr lang="zh-CN" altLang="en-US" sz="1200">
            <a:latin typeface="宋体" panose="02010600030101010101" charset="-122"/>
            <a:ea typeface="宋体" panose="02010600030101010101" charset="-122"/>
          </a:endParaRPr>
        </a:p>
      </dgm:t>
    </dgm:pt>
    <dgm:pt modelId="{67997A96-74F5-4BB9-82DA-EF382A0A17C2}" cxnId="{999DC8EF-730D-46DE-9933-03A2A4DE239D}" type="parTrans">
      <dgm:prSet/>
      <dgm:spPr/>
      <dgm:t>
        <a:bodyPr/>
        <a:p>
          <a:endParaRPr lang="zh-CN" altLang="en-US"/>
        </a:p>
      </dgm:t>
    </dgm:pt>
    <dgm:pt modelId="{4F08C64D-45D8-4A4A-9E5E-26C36CE4082F}" cxnId="{999DC8EF-730D-46DE-9933-03A2A4DE239D}" type="sibTrans">
      <dgm:prSet/>
      <dgm:spPr/>
      <dgm:t>
        <a:bodyPr/>
        <a:p>
          <a:endParaRPr lang="zh-CN" altLang="en-US"/>
        </a:p>
      </dgm:t>
    </dgm:pt>
    <dgm:pt modelId="{E8AD83F8-1316-4E56-BD9B-0EA9114DB90E}">
      <dgm:prSet custT="1"/>
      <dgm:spPr/>
      <dgm:t>
        <a:bodyPr/>
        <a:p>
          <a:pPr>
            <a:buNone/>
          </a:pPr>
          <a:r>
            <a:rPr lang="zh-CN" altLang="en-US" sz="1200" b="0">
              <a:latin typeface="宋体" panose="02010600030101010101" charset="-122"/>
              <a:ea typeface="宋体" panose="02010600030101010101" charset="-122"/>
            </a:rPr>
            <a:t>数据管理服务</a:t>
          </a:r>
          <a:endParaRPr lang="zh-CN" altLang="en-US" sz="1200">
            <a:latin typeface="宋体" panose="02010600030101010101" charset="-122"/>
            <a:ea typeface="宋体" panose="02010600030101010101" charset="-122"/>
          </a:endParaRPr>
        </a:p>
      </dgm:t>
    </dgm:pt>
    <dgm:pt modelId="{BD06FB06-476B-4DC5-9ECE-4EA6BFA37E3C}" cxnId="{2FDC6269-67B4-4EE3-BEA8-99B54429654B}" type="parTrans">
      <dgm:prSet/>
      <dgm:spPr/>
      <dgm:t>
        <a:bodyPr/>
        <a:p>
          <a:endParaRPr lang="zh-CN" altLang="en-US"/>
        </a:p>
      </dgm:t>
    </dgm:pt>
    <dgm:pt modelId="{E3BCDC4C-5978-48BD-BACA-822E19020A77}" cxnId="{2FDC6269-67B4-4EE3-BEA8-99B54429654B}" type="sibTrans">
      <dgm:prSet/>
      <dgm:spPr/>
      <dgm:t>
        <a:bodyPr/>
        <a:p>
          <a:endParaRPr lang="zh-CN" altLang="en-US"/>
        </a:p>
      </dgm:t>
    </dgm:pt>
    <dgm:pt modelId="{9734D97E-0504-4EEB-89FC-0468C7E4E0C3}" type="pres">
      <dgm:prSet presAssocID="{DA5D175B-1115-4EE6-81AD-ACA7E0C744D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F754788-A4FB-4C8D-AF71-987C31883930}" type="pres">
      <dgm:prSet presAssocID="{215C4B55-B64B-4D59-B9D3-801331AA8E42}" presName="hierRoot1" presStyleCnt="0">
        <dgm:presLayoutVars>
          <dgm:hierBranch val="init"/>
        </dgm:presLayoutVars>
      </dgm:prSet>
      <dgm:spPr/>
    </dgm:pt>
    <dgm:pt modelId="{A385CE93-9521-43A4-AA81-72AD2A422041}" type="pres">
      <dgm:prSet presAssocID="{215C4B55-B64B-4D59-B9D3-801331AA8E42}" presName="rootComposite1" presStyleCnt="0"/>
      <dgm:spPr/>
    </dgm:pt>
    <dgm:pt modelId="{A2B78890-53D2-470C-9168-E3A2C7A58A54}" type="pres">
      <dgm:prSet presAssocID="{215C4B55-B64B-4D59-B9D3-801331AA8E42}" presName="rootText1" presStyleLbl="node0" presStyleIdx="0" presStyleCnt="1" custScaleX="180540" custScaleY="52946">
        <dgm:presLayoutVars>
          <dgm:chPref val="3"/>
        </dgm:presLayoutVars>
      </dgm:prSet>
      <dgm:spPr/>
    </dgm:pt>
    <dgm:pt modelId="{BB4BB7A3-DEEA-4ACD-932E-DA7D3180B9D8}" type="pres">
      <dgm:prSet presAssocID="{215C4B55-B64B-4D59-B9D3-801331AA8E42}" presName="rootConnector1" presStyleLbl="node1" presStyleIdx="0" presStyleCnt="0"/>
      <dgm:spPr/>
    </dgm:pt>
    <dgm:pt modelId="{3D63017D-777E-49A2-8CEC-92C419C26157}" type="pres">
      <dgm:prSet presAssocID="{215C4B55-B64B-4D59-B9D3-801331AA8E42}" presName="hierChild2" presStyleCnt="0"/>
      <dgm:spPr/>
    </dgm:pt>
    <dgm:pt modelId="{FECA8F97-64C1-48E5-9925-7188E6FC0920}" type="pres">
      <dgm:prSet presAssocID="{F566342C-6BE4-4D19-9E51-B1941B0149CF}" presName="Name37" presStyleLbl="parChTrans1D2" presStyleIdx="0" presStyleCnt="5"/>
      <dgm:spPr/>
    </dgm:pt>
    <dgm:pt modelId="{2A809319-0228-4DC3-A6B3-977020290CB6}" type="pres">
      <dgm:prSet presAssocID="{836E34FB-6911-420C-A85B-F007F248BAEB}" presName="hierRoot2" presStyleCnt="0">
        <dgm:presLayoutVars>
          <dgm:hierBranch val="init"/>
        </dgm:presLayoutVars>
      </dgm:prSet>
      <dgm:spPr/>
    </dgm:pt>
    <dgm:pt modelId="{161CCEF6-949B-450C-92D1-E8C6873A70ED}" type="pres">
      <dgm:prSet presAssocID="{836E34FB-6911-420C-A85B-F007F248BAEB}" presName="rootComposite" presStyleCnt="0"/>
      <dgm:spPr/>
    </dgm:pt>
    <dgm:pt modelId="{8B50D344-B7F6-45DF-9BE4-F2995D883079}" type="pres">
      <dgm:prSet presAssocID="{836E34FB-6911-420C-A85B-F007F248BAEB}" presName="rootText" presStyleLbl="node2" presStyleIdx="0" presStyleCnt="5" custScaleX="19034" custScaleY="146412">
        <dgm:presLayoutVars>
          <dgm:chPref val="3"/>
        </dgm:presLayoutVars>
      </dgm:prSet>
      <dgm:spPr/>
    </dgm:pt>
    <dgm:pt modelId="{94640E33-0959-43FE-B790-461CA7F48366}" type="pres">
      <dgm:prSet presAssocID="{836E34FB-6911-420C-A85B-F007F248BAEB}" presName="rootConnector" presStyleLbl="node2" presStyleIdx="0" presStyleCnt="5"/>
      <dgm:spPr/>
    </dgm:pt>
    <dgm:pt modelId="{4852DD24-71B0-4923-B737-CFEEE33C6F64}" type="pres">
      <dgm:prSet presAssocID="{836E34FB-6911-420C-A85B-F007F248BAEB}" presName="hierChild4" presStyleCnt="0"/>
      <dgm:spPr/>
    </dgm:pt>
    <dgm:pt modelId="{41E8A105-2AD0-4D6B-8B83-3124E69F9369}" type="pres">
      <dgm:prSet presAssocID="{836E34FB-6911-420C-A85B-F007F248BAEB}" presName="hierChild5" presStyleCnt="0"/>
      <dgm:spPr/>
    </dgm:pt>
    <dgm:pt modelId="{DFE519A3-7704-4F8F-ACC6-9A299D14A262}" type="pres">
      <dgm:prSet presAssocID="{67997A96-74F5-4BB9-82DA-EF382A0A17C2}" presName="Name37" presStyleLbl="parChTrans1D2" presStyleIdx="1" presStyleCnt="5"/>
      <dgm:spPr/>
    </dgm:pt>
    <dgm:pt modelId="{72A0747A-492D-46AC-90E0-CA6D9118AEDD}" type="pres">
      <dgm:prSet presAssocID="{5CA92029-8879-4EA6-B1B1-EFFC8143C357}" presName="hierRoot2" presStyleCnt="0">
        <dgm:presLayoutVars>
          <dgm:hierBranch val="init"/>
        </dgm:presLayoutVars>
      </dgm:prSet>
      <dgm:spPr/>
    </dgm:pt>
    <dgm:pt modelId="{BD106FD0-BE45-465B-9F26-1BDBC2B5E9E4}" type="pres">
      <dgm:prSet presAssocID="{5CA92029-8879-4EA6-B1B1-EFFC8143C357}" presName="rootComposite" presStyleCnt="0"/>
      <dgm:spPr/>
    </dgm:pt>
    <dgm:pt modelId="{8D3EB8F8-59EE-4558-97B9-7FCA8B435FA4}" type="pres">
      <dgm:prSet presAssocID="{5CA92029-8879-4EA6-B1B1-EFFC8143C357}" presName="rootText" presStyleLbl="node2" presStyleIdx="1" presStyleCnt="5" custScaleX="19034" custScaleY="146412">
        <dgm:presLayoutVars>
          <dgm:chPref val="3"/>
        </dgm:presLayoutVars>
      </dgm:prSet>
      <dgm:spPr/>
    </dgm:pt>
    <dgm:pt modelId="{1167FCA6-E190-4706-906F-11F270CB989D}" type="pres">
      <dgm:prSet presAssocID="{5CA92029-8879-4EA6-B1B1-EFFC8143C357}" presName="rootConnector" presStyleLbl="node2" presStyleIdx="1" presStyleCnt="5"/>
      <dgm:spPr/>
    </dgm:pt>
    <dgm:pt modelId="{3D4DEBE9-6004-4CBC-AB9A-2FBEC86BDDA1}" type="pres">
      <dgm:prSet presAssocID="{5CA92029-8879-4EA6-B1B1-EFFC8143C357}" presName="hierChild4" presStyleCnt="0"/>
      <dgm:spPr/>
    </dgm:pt>
    <dgm:pt modelId="{EE1E9558-9B36-497B-BCA4-ACF654CBA23B}" type="pres">
      <dgm:prSet presAssocID="{5CA92029-8879-4EA6-B1B1-EFFC8143C357}" presName="hierChild5" presStyleCnt="0"/>
      <dgm:spPr/>
    </dgm:pt>
    <dgm:pt modelId="{B5753D4D-32EC-4D96-BEE0-FA27CA759253}" type="pres">
      <dgm:prSet presAssocID="{5CF52CD6-524B-442A-9088-A9591AA203A6}" presName="Name37" presStyleLbl="parChTrans1D2" presStyleIdx="2" presStyleCnt="5"/>
      <dgm:spPr/>
    </dgm:pt>
    <dgm:pt modelId="{1C6BB869-31E1-4311-BD34-7DF0341473FD}" type="pres">
      <dgm:prSet presAssocID="{81EBF3B1-E0EF-47DF-B2A5-B5E10685D06B}" presName="hierRoot2" presStyleCnt="0">
        <dgm:presLayoutVars>
          <dgm:hierBranch val="init"/>
        </dgm:presLayoutVars>
      </dgm:prSet>
      <dgm:spPr/>
    </dgm:pt>
    <dgm:pt modelId="{996FA885-0A84-44FC-BA22-C826EE1BE4E4}" type="pres">
      <dgm:prSet presAssocID="{81EBF3B1-E0EF-47DF-B2A5-B5E10685D06B}" presName="rootComposite" presStyleCnt="0"/>
      <dgm:spPr/>
    </dgm:pt>
    <dgm:pt modelId="{23E08A26-78AB-4265-B6D4-E0FDB6EEF8F0}" type="pres">
      <dgm:prSet presAssocID="{81EBF3B1-E0EF-47DF-B2A5-B5E10685D06B}" presName="rootText" presStyleLbl="node2" presStyleIdx="2" presStyleCnt="5" custScaleX="19034" custScaleY="146412">
        <dgm:presLayoutVars>
          <dgm:chPref val="3"/>
        </dgm:presLayoutVars>
      </dgm:prSet>
      <dgm:spPr/>
    </dgm:pt>
    <dgm:pt modelId="{0F1920A5-C045-48EE-83BB-5503A0C452D4}" type="pres">
      <dgm:prSet presAssocID="{81EBF3B1-E0EF-47DF-B2A5-B5E10685D06B}" presName="rootConnector" presStyleLbl="node2" presStyleIdx="2" presStyleCnt="5"/>
      <dgm:spPr/>
    </dgm:pt>
    <dgm:pt modelId="{7914F5EE-3D18-4E4B-887B-6986AD97C7A8}" type="pres">
      <dgm:prSet presAssocID="{81EBF3B1-E0EF-47DF-B2A5-B5E10685D06B}" presName="hierChild4" presStyleCnt="0"/>
      <dgm:spPr/>
    </dgm:pt>
    <dgm:pt modelId="{5E28C2FB-3F53-4099-A055-8886BCC49ED8}" type="pres">
      <dgm:prSet presAssocID="{81EBF3B1-E0EF-47DF-B2A5-B5E10685D06B}" presName="hierChild5" presStyleCnt="0"/>
      <dgm:spPr/>
    </dgm:pt>
    <dgm:pt modelId="{A715DF3C-BF33-44EA-963C-4E703C8B1D01}" type="pres">
      <dgm:prSet presAssocID="{E49E7EF5-80B5-40AA-AA59-AA81AFD0316F}" presName="Name37" presStyleLbl="parChTrans1D2" presStyleIdx="3" presStyleCnt="5"/>
      <dgm:spPr/>
    </dgm:pt>
    <dgm:pt modelId="{C206E6F2-F6DE-47D6-BF88-1B5C5ACAA0B6}" type="pres">
      <dgm:prSet presAssocID="{98B6367C-B77E-4993-9C40-0D0174B666AE}" presName="hierRoot2" presStyleCnt="0">
        <dgm:presLayoutVars>
          <dgm:hierBranch val="init"/>
        </dgm:presLayoutVars>
      </dgm:prSet>
      <dgm:spPr/>
    </dgm:pt>
    <dgm:pt modelId="{23D5A4AE-69D8-4B8F-A00F-1BCE3FDBA503}" type="pres">
      <dgm:prSet presAssocID="{98B6367C-B77E-4993-9C40-0D0174B666AE}" presName="rootComposite" presStyleCnt="0"/>
      <dgm:spPr/>
    </dgm:pt>
    <dgm:pt modelId="{5D02E3CE-5F15-4CA7-B7F6-D1A1ACA4E69A}" type="pres">
      <dgm:prSet presAssocID="{98B6367C-B77E-4993-9C40-0D0174B666AE}" presName="rootText" presStyleLbl="node2" presStyleIdx="3" presStyleCnt="5" custScaleX="19034" custScaleY="146412">
        <dgm:presLayoutVars>
          <dgm:chPref val="3"/>
        </dgm:presLayoutVars>
      </dgm:prSet>
      <dgm:spPr/>
    </dgm:pt>
    <dgm:pt modelId="{E4199D9C-B2ED-4CCD-B233-E31299C6D7E1}" type="pres">
      <dgm:prSet presAssocID="{98B6367C-B77E-4993-9C40-0D0174B666AE}" presName="rootConnector" presStyleLbl="node2" presStyleIdx="3" presStyleCnt="5"/>
      <dgm:spPr/>
    </dgm:pt>
    <dgm:pt modelId="{95569E58-98D4-4EB2-81EB-455602C087E7}" type="pres">
      <dgm:prSet presAssocID="{98B6367C-B77E-4993-9C40-0D0174B666AE}" presName="hierChild4" presStyleCnt="0"/>
      <dgm:spPr/>
    </dgm:pt>
    <dgm:pt modelId="{03AD8B06-4A0F-4DB6-947F-50555BCB76B8}" type="pres">
      <dgm:prSet presAssocID="{98B6367C-B77E-4993-9C40-0D0174B666AE}" presName="hierChild5" presStyleCnt="0"/>
      <dgm:spPr/>
    </dgm:pt>
    <dgm:pt modelId="{E0BB16BD-84F6-4DDD-8B16-CC1E685CC121}" type="pres">
      <dgm:prSet presAssocID="{BD06FB06-476B-4DC5-9ECE-4EA6BFA37E3C}" presName="Name37" presStyleLbl="parChTrans1D2" presStyleIdx="4" presStyleCnt="5"/>
      <dgm:spPr/>
    </dgm:pt>
    <dgm:pt modelId="{AFCA22C5-26AD-4078-91E3-0B0E4260596A}" type="pres">
      <dgm:prSet presAssocID="{E8AD83F8-1316-4E56-BD9B-0EA9114DB90E}" presName="hierRoot2" presStyleCnt="0">
        <dgm:presLayoutVars>
          <dgm:hierBranch val="init"/>
        </dgm:presLayoutVars>
      </dgm:prSet>
      <dgm:spPr/>
    </dgm:pt>
    <dgm:pt modelId="{81DC46B4-FC11-47A0-8B36-B81DB5AB5C0A}" type="pres">
      <dgm:prSet presAssocID="{E8AD83F8-1316-4E56-BD9B-0EA9114DB90E}" presName="rootComposite" presStyleCnt="0"/>
      <dgm:spPr/>
    </dgm:pt>
    <dgm:pt modelId="{D565F105-CA25-45C7-9924-2B5AB3C9F38A}" type="pres">
      <dgm:prSet presAssocID="{E8AD83F8-1316-4E56-BD9B-0EA9114DB90E}" presName="rootText" presStyleLbl="node2" presStyleIdx="4" presStyleCnt="5" custScaleX="18794" custScaleY="144282">
        <dgm:presLayoutVars>
          <dgm:chPref val="3"/>
        </dgm:presLayoutVars>
      </dgm:prSet>
      <dgm:spPr/>
    </dgm:pt>
    <dgm:pt modelId="{9CE15A29-5FA6-4909-81BB-B748E0374830}" type="pres">
      <dgm:prSet presAssocID="{E8AD83F8-1316-4E56-BD9B-0EA9114DB90E}" presName="rootConnector" presStyleLbl="node2" presStyleIdx="4" presStyleCnt="5"/>
      <dgm:spPr/>
    </dgm:pt>
    <dgm:pt modelId="{58D3811D-6133-4030-86A7-DA8467700995}" type="pres">
      <dgm:prSet presAssocID="{E8AD83F8-1316-4E56-BD9B-0EA9114DB90E}" presName="hierChild4" presStyleCnt="0"/>
      <dgm:spPr/>
    </dgm:pt>
    <dgm:pt modelId="{D8D97294-4720-4FEC-8859-6DFCF1078B45}" type="pres">
      <dgm:prSet presAssocID="{E8AD83F8-1316-4E56-BD9B-0EA9114DB90E}" presName="hierChild5" presStyleCnt="0"/>
      <dgm:spPr/>
    </dgm:pt>
    <dgm:pt modelId="{D68D60FE-41A0-4DC6-8774-10820966C541}" type="pres">
      <dgm:prSet presAssocID="{215C4B55-B64B-4D59-B9D3-801331AA8E42}" presName="hierChild3" presStyleCnt="0"/>
      <dgm:spPr/>
    </dgm:pt>
  </dgm:ptLst>
  <dgm:cxnLst>
    <dgm:cxn modelId="{3990E501-31AB-407D-BC59-A641BBBC102B}" srcId="{DA5D175B-1115-4EE6-81AD-ACA7E0C744DF}" destId="{215C4B55-B64B-4D59-B9D3-801331AA8E42}" srcOrd="0" destOrd="0" parTransId="{A25F2313-138F-4C28-8842-516BC01116AC}" sibTransId="{E4A05823-5D16-4053-A164-004F61594B21}"/>
    <dgm:cxn modelId="{142EF407-C703-4FA3-8E41-11E162B9AA85}" type="presOf" srcId="{215C4B55-B64B-4D59-B9D3-801331AA8E42}" destId="{BB4BB7A3-DEEA-4ACD-932E-DA7D3180B9D8}" srcOrd="1" destOrd="0" presId="urn:microsoft.com/office/officeart/2005/8/layout/orgChart1#1"/>
    <dgm:cxn modelId="{6DD24A11-3E7F-42FF-89B2-4DA11D3DF247}" srcId="{215C4B55-B64B-4D59-B9D3-801331AA8E42}" destId="{81EBF3B1-E0EF-47DF-B2A5-B5E10685D06B}" srcOrd="2" destOrd="0" parTransId="{5CF52CD6-524B-442A-9088-A9591AA203A6}" sibTransId="{F718D4AF-AEFA-48DB-9457-09FBC3CDFD2A}"/>
    <dgm:cxn modelId="{4E642616-3B4D-46A8-B80A-B11D21B83AD5}" srcId="{215C4B55-B64B-4D59-B9D3-801331AA8E42}" destId="{836E34FB-6911-420C-A85B-F007F248BAEB}" srcOrd="0" destOrd="0" parTransId="{F566342C-6BE4-4D19-9E51-B1941B0149CF}" sibTransId="{D1D42BFA-DA51-4F12-81D4-54DB665C01C4}"/>
    <dgm:cxn modelId="{5F4BE617-DAD6-4F39-BA3F-A3CF2F2238F2}" type="presOf" srcId="{98B6367C-B77E-4993-9C40-0D0174B666AE}" destId="{5D02E3CE-5F15-4CA7-B7F6-D1A1ACA4E69A}" srcOrd="0" destOrd="0" presId="urn:microsoft.com/office/officeart/2005/8/layout/orgChart1#1"/>
    <dgm:cxn modelId="{E4AF7A18-28E3-45C3-AE7A-E73208F71CCD}" type="presOf" srcId="{5CF52CD6-524B-442A-9088-A9591AA203A6}" destId="{B5753D4D-32EC-4D96-BEE0-FA27CA759253}" srcOrd="0" destOrd="0" presId="urn:microsoft.com/office/officeart/2005/8/layout/orgChart1#1"/>
    <dgm:cxn modelId="{F9FD9021-5076-483B-866C-0BD1829EEAA6}" type="presOf" srcId="{836E34FB-6911-420C-A85B-F007F248BAEB}" destId="{8B50D344-B7F6-45DF-9BE4-F2995D883079}" srcOrd="0" destOrd="0" presId="urn:microsoft.com/office/officeart/2005/8/layout/orgChart1#1"/>
    <dgm:cxn modelId="{6596C835-9DC3-426E-871A-5B1A3BFCBA93}" type="presOf" srcId="{DA5D175B-1115-4EE6-81AD-ACA7E0C744DF}" destId="{9734D97E-0504-4EEB-89FC-0468C7E4E0C3}" srcOrd="0" destOrd="0" presId="urn:microsoft.com/office/officeart/2005/8/layout/orgChart1#1"/>
    <dgm:cxn modelId="{A5614C61-3E57-4A84-AAAB-78C4FA89AA33}" type="presOf" srcId="{5CA92029-8879-4EA6-B1B1-EFFC8143C357}" destId="{1167FCA6-E190-4706-906F-11F270CB989D}" srcOrd="1" destOrd="0" presId="urn:microsoft.com/office/officeart/2005/8/layout/orgChart1#1"/>
    <dgm:cxn modelId="{2FDC6269-67B4-4EE3-BEA8-99B54429654B}" srcId="{215C4B55-B64B-4D59-B9D3-801331AA8E42}" destId="{E8AD83F8-1316-4E56-BD9B-0EA9114DB90E}" srcOrd="4" destOrd="0" parTransId="{BD06FB06-476B-4DC5-9ECE-4EA6BFA37E3C}" sibTransId="{E3BCDC4C-5978-48BD-BACA-822E19020A77}"/>
    <dgm:cxn modelId="{B53AB652-50DD-46F9-835E-037BFD7F43BB}" type="presOf" srcId="{81EBF3B1-E0EF-47DF-B2A5-B5E10685D06B}" destId="{0F1920A5-C045-48EE-83BB-5503A0C452D4}" srcOrd="1" destOrd="0" presId="urn:microsoft.com/office/officeart/2005/8/layout/orgChart1#1"/>
    <dgm:cxn modelId="{8D857659-C4B8-4A4C-AB10-478EB9D28B8E}" type="presOf" srcId="{836E34FB-6911-420C-A85B-F007F248BAEB}" destId="{94640E33-0959-43FE-B790-461CA7F48366}" srcOrd="1" destOrd="0" presId="urn:microsoft.com/office/officeart/2005/8/layout/orgChart1#1"/>
    <dgm:cxn modelId="{CD43AF85-AD6E-4791-A289-6B854493180C}" type="presOf" srcId="{215C4B55-B64B-4D59-B9D3-801331AA8E42}" destId="{A2B78890-53D2-470C-9168-E3A2C7A58A54}" srcOrd="0" destOrd="0" presId="urn:microsoft.com/office/officeart/2005/8/layout/orgChart1#1"/>
    <dgm:cxn modelId="{10F80193-91D3-4A86-8A8A-C8312552CA3E}" type="presOf" srcId="{E49E7EF5-80B5-40AA-AA59-AA81AFD0316F}" destId="{A715DF3C-BF33-44EA-963C-4E703C8B1D01}" srcOrd="0" destOrd="0" presId="urn:microsoft.com/office/officeart/2005/8/layout/orgChart1#1"/>
    <dgm:cxn modelId="{2E385594-A371-40F3-BD2E-CF94B3D4F072}" type="presOf" srcId="{E8AD83F8-1316-4E56-BD9B-0EA9114DB90E}" destId="{9CE15A29-5FA6-4909-81BB-B748E0374830}" srcOrd="1" destOrd="0" presId="urn:microsoft.com/office/officeart/2005/8/layout/orgChart1#1"/>
    <dgm:cxn modelId="{5D05F1A0-546D-4F78-9164-B92F59C73186}" type="presOf" srcId="{F566342C-6BE4-4D19-9E51-B1941B0149CF}" destId="{FECA8F97-64C1-48E5-9925-7188E6FC0920}" srcOrd="0" destOrd="0" presId="urn:microsoft.com/office/officeart/2005/8/layout/orgChart1#1"/>
    <dgm:cxn modelId="{2A03E8A3-3A1F-4C3D-804B-93C9421383A3}" type="presOf" srcId="{5CA92029-8879-4EA6-B1B1-EFFC8143C357}" destId="{8D3EB8F8-59EE-4558-97B9-7FCA8B435FA4}" srcOrd="0" destOrd="0" presId="urn:microsoft.com/office/officeart/2005/8/layout/orgChart1#1"/>
    <dgm:cxn modelId="{3B3348A6-01ED-40BC-90D2-1BC7137DC6BB}" type="presOf" srcId="{81EBF3B1-E0EF-47DF-B2A5-B5E10685D06B}" destId="{23E08A26-78AB-4265-B6D4-E0FDB6EEF8F0}" srcOrd="0" destOrd="0" presId="urn:microsoft.com/office/officeart/2005/8/layout/orgChart1#1"/>
    <dgm:cxn modelId="{A2FB30BF-9644-4988-A04D-3C48CAF3F045}" type="presOf" srcId="{E8AD83F8-1316-4E56-BD9B-0EA9114DB90E}" destId="{D565F105-CA25-45C7-9924-2B5AB3C9F38A}" srcOrd="0" destOrd="0" presId="urn:microsoft.com/office/officeart/2005/8/layout/orgChart1#1"/>
    <dgm:cxn modelId="{23375BC0-E5D8-4FE4-9851-331669567A96}" type="presOf" srcId="{67997A96-74F5-4BB9-82DA-EF382A0A17C2}" destId="{DFE519A3-7704-4F8F-ACC6-9A299D14A262}" srcOrd="0" destOrd="0" presId="urn:microsoft.com/office/officeart/2005/8/layout/orgChart1#1"/>
    <dgm:cxn modelId="{4F33A2E7-D99E-4314-B51F-379C2CC69732}" type="presOf" srcId="{BD06FB06-476B-4DC5-9ECE-4EA6BFA37E3C}" destId="{E0BB16BD-84F6-4DDD-8B16-CC1E685CC121}" srcOrd="0" destOrd="0" presId="urn:microsoft.com/office/officeart/2005/8/layout/orgChart1#1"/>
    <dgm:cxn modelId="{3B22DCE7-91CE-455A-841F-D5ED7F6319FB}" type="presOf" srcId="{98B6367C-B77E-4993-9C40-0D0174B666AE}" destId="{E4199D9C-B2ED-4CCD-B233-E31299C6D7E1}" srcOrd="1" destOrd="0" presId="urn:microsoft.com/office/officeart/2005/8/layout/orgChart1#1"/>
    <dgm:cxn modelId="{654885E9-902D-4C16-A849-1C7091EEFCF6}" srcId="{215C4B55-B64B-4D59-B9D3-801331AA8E42}" destId="{98B6367C-B77E-4993-9C40-0D0174B666AE}" srcOrd="3" destOrd="0" parTransId="{E49E7EF5-80B5-40AA-AA59-AA81AFD0316F}" sibTransId="{46539520-E019-4999-A6AD-0C92F7F58CDE}"/>
    <dgm:cxn modelId="{999DC8EF-730D-46DE-9933-03A2A4DE239D}" srcId="{215C4B55-B64B-4D59-B9D3-801331AA8E42}" destId="{5CA92029-8879-4EA6-B1B1-EFFC8143C357}" srcOrd="1" destOrd="0" parTransId="{67997A96-74F5-4BB9-82DA-EF382A0A17C2}" sibTransId="{4F08C64D-45D8-4A4A-9E5E-26C36CE4082F}"/>
    <dgm:cxn modelId="{268A8CAE-D14E-4DE5-9F2B-4AE3BA348F67}" type="presParOf" srcId="{9734D97E-0504-4EEB-89FC-0468C7E4E0C3}" destId="{5F754788-A4FB-4C8D-AF71-987C31883930}" srcOrd="0" destOrd="0" presId="urn:microsoft.com/office/officeart/2005/8/layout/orgChart1#1"/>
    <dgm:cxn modelId="{7B748A57-A68D-4786-B2BC-14599BC2F673}" type="presParOf" srcId="{5F754788-A4FB-4C8D-AF71-987C31883930}" destId="{A385CE93-9521-43A4-AA81-72AD2A422041}" srcOrd="0" destOrd="0" presId="urn:microsoft.com/office/officeart/2005/8/layout/orgChart1#1"/>
    <dgm:cxn modelId="{F129F13E-6659-41A6-94C0-BBD60A59AD63}" type="presParOf" srcId="{A385CE93-9521-43A4-AA81-72AD2A422041}" destId="{A2B78890-53D2-470C-9168-E3A2C7A58A54}" srcOrd="0" destOrd="0" presId="urn:microsoft.com/office/officeart/2005/8/layout/orgChart1#1"/>
    <dgm:cxn modelId="{21847676-E702-4C3B-915A-5BC445CFF6E6}" type="presParOf" srcId="{A385CE93-9521-43A4-AA81-72AD2A422041}" destId="{BB4BB7A3-DEEA-4ACD-932E-DA7D3180B9D8}" srcOrd="1" destOrd="0" presId="urn:microsoft.com/office/officeart/2005/8/layout/orgChart1#1"/>
    <dgm:cxn modelId="{4AB06A51-5A41-4879-B18C-13863DDB821C}" type="presParOf" srcId="{5F754788-A4FB-4C8D-AF71-987C31883930}" destId="{3D63017D-777E-49A2-8CEC-92C419C26157}" srcOrd="1" destOrd="0" presId="urn:microsoft.com/office/officeart/2005/8/layout/orgChart1#1"/>
    <dgm:cxn modelId="{28159698-4C66-4248-A022-6B82FB9F412A}" type="presParOf" srcId="{3D63017D-777E-49A2-8CEC-92C419C26157}" destId="{FECA8F97-64C1-48E5-9925-7188E6FC0920}" srcOrd="0" destOrd="0" presId="urn:microsoft.com/office/officeart/2005/8/layout/orgChart1#1"/>
    <dgm:cxn modelId="{3AF45010-B788-47F4-9DFD-9B48D7B9C6D1}" type="presParOf" srcId="{3D63017D-777E-49A2-8CEC-92C419C26157}" destId="{2A809319-0228-4DC3-A6B3-977020290CB6}" srcOrd="1" destOrd="0" presId="urn:microsoft.com/office/officeart/2005/8/layout/orgChart1#1"/>
    <dgm:cxn modelId="{0004E876-6D5E-49DD-ACAA-EA6A310C603B}" type="presParOf" srcId="{2A809319-0228-4DC3-A6B3-977020290CB6}" destId="{161CCEF6-949B-450C-92D1-E8C6873A70ED}" srcOrd="0" destOrd="0" presId="urn:microsoft.com/office/officeart/2005/8/layout/orgChart1#1"/>
    <dgm:cxn modelId="{28B1C9FA-4CA5-465B-A8D6-0581A7CF013D}" type="presParOf" srcId="{161CCEF6-949B-450C-92D1-E8C6873A70ED}" destId="{8B50D344-B7F6-45DF-9BE4-F2995D883079}" srcOrd="0" destOrd="0" presId="urn:microsoft.com/office/officeart/2005/8/layout/orgChart1#1"/>
    <dgm:cxn modelId="{4651C0A1-1DD9-463D-A378-8C0E92886998}" type="presParOf" srcId="{161CCEF6-949B-450C-92D1-E8C6873A70ED}" destId="{94640E33-0959-43FE-B790-461CA7F48366}" srcOrd="1" destOrd="0" presId="urn:microsoft.com/office/officeart/2005/8/layout/orgChart1#1"/>
    <dgm:cxn modelId="{3663837B-C333-407E-B0E5-3EC45C46041D}" type="presParOf" srcId="{2A809319-0228-4DC3-A6B3-977020290CB6}" destId="{4852DD24-71B0-4923-B737-CFEEE33C6F64}" srcOrd="1" destOrd="0" presId="urn:microsoft.com/office/officeart/2005/8/layout/orgChart1#1"/>
    <dgm:cxn modelId="{701A5E28-FDA8-44BC-BCCD-78567F82F371}" type="presParOf" srcId="{2A809319-0228-4DC3-A6B3-977020290CB6}" destId="{41E8A105-2AD0-4D6B-8B83-3124E69F9369}" srcOrd="2" destOrd="0" presId="urn:microsoft.com/office/officeart/2005/8/layout/orgChart1#1"/>
    <dgm:cxn modelId="{3002A1CE-08B6-4608-BC1A-2BAB49F8813D}" type="presParOf" srcId="{3D63017D-777E-49A2-8CEC-92C419C26157}" destId="{DFE519A3-7704-4F8F-ACC6-9A299D14A262}" srcOrd="2" destOrd="0" presId="urn:microsoft.com/office/officeart/2005/8/layout/orgChart1#1"/>
    <dgm:cxn modelId="{242B5DA8-177B-4B83-A770-09C718EFF205}" type="presParOf" srcId="{3D63017D-777E-49A2-8CEC-92C419C26157}" destId="{72A0747A-492D-46AC-90E0-CA6D9118AEDD}" srcOrd="3" destOrd="0" presId="urn:microsoft.com/office/officeart/2005/8/layout/orgChart1#1"/>
    <dgm:cxn modelId="{6D9CE797-32FB-49ED-A4E7-273F53A1E334}" type="presParOf" srcId="{72A0747A-492D-46AC-90E0-CA6D9118AEDD}" destId="{BD106FD0-BE45-465B-9F26-1BDBC2B5E9E4}" srcOrd="0" destOrd="0" presId="urn:microsoft.com/office/officeart/2005/8/layout/orgChart1#1"/>
    <dgm:cxn modelId="{048B0B0A-D0FA-4D56-AB9A-9B5B3935BE4D}" type="presParOf" srcId="{BD106FD0-BE45-465B-9F26-1BDBC2B5E9E4}" destId="{8D3EB8F8-59EE-4558-97B9-7FCA8B435FA4}" srcOrd="0" destOrd="0" presId="urn:microsoft.com/office/officeart/2005/8/layout/orgChart1#1"/>
    <dgm:cxn modelId="{5154DF0E-0803-41B9-A698-C897F836044C}" type="presParOf" srcId="{BD106FD0-BE45-465B-9F26-1BDBC2B5E9E4}" destId="{1167FCA6-E190-4706-906F-11F270CB989D}" srcOrd="1" destOrd="0" presId="urn:microsoft.com/office/officeart/2005/8/layout/orgChart1#1"/>
    <dgm:cxn modelId="{0B2A06CA-A9F1-44D6-8C46-3D49A1B4F1A0}" type="presParOf" srcId="{72A0747A-492D-46AC-90E0-CA6D9118AEDD}" destId="{3D4DEBE9-6004-4CBC-AB9A-2FBEC86BDDA1}" srcOrd="1" destOrd="0" presId="urn:microsoft.com/office/officeart/2005/8/layout/orgChart1#1"/>
    <dgm:cxn modelId="{47B32295-123D-4967-B3AC-3D3592E54B97}" type="presParOf" srcId="{72A0747A-492D-46AC-90E0-CA6D9118AEDD}" destId="{EE1E9558-9B36-497B-BCA4-ACF654CBA23B}" srcOrd="2" destOrd="0" presId="urn:microsoft.com/office/officeart/2005/8/layout/orgChart1#1"/>
    <dgm:cxn modelId="{318E5BF9-1B2B-4793-A817-92A183A1D7E4}" type="presParOf" srcId="{3D63017D-777E-49A2-8CEC-92C419C26157}" destId="{B5753D4D-32EC-4D96-BEE0-FA27CA759253}" srcOrd="4" destOrd="0" presId="urn:microsoft.com/office/officeart/2005/8/layout/orgChart1#1"/>
    <dgm:cxn modelId="{0C85F5F1-4E0E-4F68-A079-B95443B54E57}" type="presParOf" srcId="{3D63017D-777E-49A2-8CEC-92C419C26157}" destId="{1C6BB869-31E1-4311-BD34-7DF0341473FD}" srcOrd="5" destOrd="0" presId="urn:microsoft.com/office/officeart/2005/8/layout/orgChart1#1"/>
    <dgm:cxn modelId="{AE01D8FE-673B-4CEB-9B68-0BA300EC7F09}" type="presParOf" srcId="{1C6BB869-31E1-4311-BD34-7DF0341473FD}" destId="{996FA885-0A84-44FC-BA22-C826EE1BE4E4}" srcOrd="0" destOrd="0" presId="urn:microsoft.com/office/officeart/2005/8/layout/orgChart1#1"/>
    <dgm:cxn modelId="{2203F6F0-4B0B-43D5-8136-9940EF250760}" type="presParOf" srcId="{996FA885-0A84-44FC-BA22-C826EE1BE4E4}" destId="{23E08A26-78AB-4265-B6D4-E0FDB6EEF8F0}" srcOrd="0" destOrd="0" presId="urn:microsoft.com/office/officeart/2005/8/layout/orgChart1#1"/>
    <dgm:cxn modelId="{6E57716D-2C44-495B-BB41-171CBA164FB4}" type="presParOf" srcId="{996FA885-0A84-44FC-BA22-C826EE1BE4E4}" destId="{0F1920A5-C045-48EE-83BB-5503A0C452D4}" srcOrd="1" destOrd="0" presId="urn:microsoft.com/office/officeart/2005/8/layout/orgChart1#1"/>
    <dgm:cxn modelId="{A256DD87-37D8-4DCB-A445-3B4555F988F0}" type="presParOf" srcId="{1C6BB869-31E1-4311-BD34-7DF0341473FD}" destId="{7914F5EE-3D18-4E4B-887B-6986AD97C7A8}" srcOrd="1" destOrd="0" presId="urn:microsoft.com/office/officeart/2005/8/layout/orgChart1#1"/>
    <dgm:cxn modelId="{3F834A05-A660-4DD8-A952-ABC9E9B775A2}" type="presParOf" srcId="{1C6BB869-31E1-4311-BD34-7DF0341473FD}" destId="{5E28C2FB-3F53-4099-A055-8886BCC49ED8}" srcOrd="2" destOrd="0" presId="urn:microsoft.com/office/officeart/2005/8/layout/orgChart1#1"/>
    <dgm:cxn modelId="{EFE75CDF-C125-45B1-9D5D-C06261EDF660}" type="presParOf" srcId="{3D63017D-777E-49A2-8CEC-92C419C26157}" destId="{A715DF3C-BF33-44EA-963C-4E703C8B1D01}" srcOrd="6" destOrd="0" presId="urn:microsoft.com/office/officeart/2005/8/layout/orgChart1#1"/>
    <dgm:cxn modelId="{9DE6A3BA-393E-4075-834C-BD8A56367F84}" type="presParOf" srcId="{3D63017D-777E-49A2-8CEC-92C419C26157}" destId="{C206E6F2-F6DE-47D6-BF88-1B5C5ACAA0B6}" srcOrd="7" destOrd="0" presId="urn:microsoft.com/office/officeart/2005/8/layout/orgChart1#1"/>
    <dgm:cxn modelId="{21032736-54DE-4C43-911C-FF81C25D9D5F}" type="presParOf" srcId="{C206E6F2-F6DE-47D6-BF88-1B5C5ACAA0B6}" destId="{23D5A4AE-69D8-4B8F-A00F-1BCE3FDBA503}" srcOrd="0" destOrd="0" presId="urn:microsoft.com/office/officeart/2005/8/layout/orgChart1#1"/>
    <dgm:cxn modelId="{EE5F14ED-E025-4C12-A5B9-6675257031F5}" type="presParOf" srcId="{23D5A4AE-69D8-4B8F-A00F-1BCE3FDBA503}" destId="{5D02E3CE-5F15-4CA7-B7F6-D1A1ACA4E69A}" srcOrd="0" destOrd="0" presId="urn:microsoft.com/office/officeart/2005/8/layout/orgChart1#1"/>
    <dgm:cxn modelId="{CFE68BBC-6FB6-4354-9C99-4DD509C4FDCB}" type="presParOf" srcId="{23D5A4AE-69D8-4B8F-A00F-1BCE3FDBA503}" destId="{E4199D9C-B2ED-4CCD-B233-E31299C6D7E1}" srcOrd="1" destOrd="0" presId="urn:microsoft.com/office/officeart/2005/8/layout/orgChart1#1"/>
    <dgm:cxn modelId="{1EA24F6B-FAB3-47FF-962F-3408E3DEEAD0}" type="presParOf" srcId="{C206E6F2-F6DE-47D6-BF88-1B5C5ACAA0B6}" destId="{95569E58-98D4-4EB2-81EB-455602C087E7}" srcOrd="1" destOrd="0" presId="urn:microsoft.com/office/officeart/2005/8/layout/orgChart1#1"/>
    <dgm:cxn modelId="{9252CA36-D837-4F7F-B62C-091A3E901CF0}" type="presParOf" srcId="{C206E6F2-F6DE-47D6-BF88-1B5C5ACAA0B6}" destId="{03AD8B06-4A0F-4DB6-947F-50555BCB76B8}" srcOrd="2" destOrd="0" presId="urn:microsoft.com/office/officeart/2005/8/layout/orgChart1#1"/>
    <dgm:cxn modelId="{3868253C-2FA0-4984-9FA6-5883EA376392}" type="presParOf" srcId="{3D63017D-777E-49A2-8CEC-92C419C26157}" destId="{E0BB16BD-84F6-4DDD-8B16-CC1E685CC121}" srcOrd="8" destOrd="0" presId="urn:microsoft.com/office/officeart/2005/8/layout/orgChart1#1"/>
    <dgm:cxn modelId="{FBC8BB4C-FBA6-4E58-BF7B-9EDFD4ADF418}" type="presParOf" srcId="{3D63017D-777E-49A2-8CEC-92C419C26157}" destId="{AFCA22C5-26AD-4078-91E3-0B0E4260596A}" srcOrd="9" destOrd="0" presId="urn:microsoft.com/office/officeart/2005/8/layout/orgChart1#1"/>
    <dgm:cxn modelId="{75DA54FC-37F7-42E1-BCC0-09A0E04CD707}" type="presParOf" srcId="{AFCA22C5-26AD-4078-91E3-0B0E4260596A}" destId="{81DC46B4-FC11-47A0-8B36-B81DB5AB5C0A}" srcOrd="0" destOrd="0" presId="urn:microsoft.com/office/officeart/2005/8/layout/orgChart1#1"/>
    <dgm:cxn modelId="{AB369476-EF10-4BE0-8290-65785DBA5A7A}" type="presParOf" srcId="{81DC46B4-FC11-47A0-8B36-B81DB5AB5C0A}" destId="{D565F105-CA25-45C7-9924-2B5AB3C9F38A}" srcOrd="0" destOrd="0" presId="urn:microsoft.com/office/officeart/2005/8/layout/orgChart1#1"/>
    <dgm:cxn modelId="{00C23EEE-E290-449F-8885-548875A8E12D}" type="presParOf" srcId="{81DC46B4-FC11-47A0-8B36-B81DB5AB5C0A}" destId="{9CE15A29-5FA6-4909-81BB-B748E0374830}" srcOrd="1" destOrd="0" presId="urn:microsoft.com/office/officeart/2005/8/layout/orgChart1#1"/>
    <dgm:cxn modelId="{7E93399B-406C-4A6D-B97C-19F23BFB1C43}" type="presParOf" srcId="{AFCA22C5-26AD-4078-91E3-0B0E4260596A}" destId="{58D3811D-6133-4030-86A7-DA8467700995}" srcOrd="1" destOrd="0" presId="urn:microsoft.com/office/officeart/2005/8/layout/orgChart1#1"/>
    <dgm:cxn modelId="{56D43808-A5A0-4AFD-B536-71E0BE3DB1C8}" type="presParOf" srcId="{AFCA22C5-26AD-4078-91E3-0B0E4260596A}" destId="{D8D97294-4720-4FEC-8859-6DFCF1078B45}" srcOrd="2" destOrd="0" presId="urn:microsoft.com/office/officeart/2005/8/layout/orgChart1#1"/>
    <dgm:cxn modelId="{C6F92B78-0562-42A9-956D-D09FF192B9D7}" type="presParOf" srcId="{5F754788-A4FB-4C8D-AF71-987C31883930}" destId="{D68D60FE-41A0-4DC6-8774-10820966C541}" srcOrd="2" destOrd="0" presId="urn:microsoft.com/office/officeart/2005/8/layout/orgChart1#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BB16BD-84F6-4DDD-8B16-CC1E685CC121}">
      <dsp:nvSpPr>
        <dsp:cNvPr id="0" name=""/>
        <dsp:cNvSpPr/>
      </dsp:nvSpPr>
      <dsp:spPr>
        <a:xfrm>
          <a:off x="2849033" y="674947"/>
          <a:ext cx="2041129" cy="5353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7670"/>
              </a:lnTo>
              <a:lnTo>
                <a:pt x="2041129" y="267670"/>
              </a:lnTo>
              <a:lnTo>
                <a:pt x="2041129" y="535341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15DF3C-BF33-44EA-963C-4E703C8B1D01}">
      <dsp:nvSpPr>
        <dsp:cNvPr id="0" name=""/>
        <dsp:cNvSpPr/>
      </dsp:nvSpPr>
      <dsp:spPr>
        <a:xfrm>
          <a:off x="2849033" y="674947"/>
          <a:ext cx="1023623" cy="5353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7670"/>
              </a:lnTo>
              <a:lnTo>
                <a:pt x="1023623" y="267670"/>
              </a:lnTo>
              <a:lnTo>
                <a:pt x="1023623" y="535341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753D4D-32EC-4D96-BEE0-FA27CA759253}">
      <dsp:nvSpPr>
        <dsp:cNvPr id="0" name=""/>
        <dsp:cNvSpPr/>
      </dsp:nvSpPr>
      <dsp:spPr>
        <a:xfrm>
          <a:off x="2803313" y="674947"/>
          <a:ext cx="91440" cy="53534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7670"/>
              </a:lnTo>
              <a:lnTo>
                <a:pt x="48779" y="267670"/>
              </a:lnTo>
              <a:lnTo>
                <a:pt x="48779" y="535341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E519A3-7704-4F8F-ACC6-9A299D14A262}">
      <dsp:nvSpPr>
        <dsp:cNvPr id="0" name=""/>
        <dsp:cNvSpPr/>
      </dsp:nvSpPr>
      <dsp:spPr>
        <a:xfrm>
          <a:off x="1831527" y="674947"/>
          <a:ext cx="1017505" cy="535341"/>
        </a:xfrm>
        <a:custGeom>
          <a:avLst/>
          <a:gdLst/>
          <a:ahLst/>
          <a:cxnLst/>
          <a:rect l="0" t="0" r="0" b="0"/>
          <a:pathLst>
            <a:path>
              <a:moveTo>
                <a:pt x="1017505" y="0"/>
              </a:moveTo>
              <a:lnTo>
                <a:pt x="1017505" y="267670"/>
              </a:lnTo>
              <a:lnTo>
                <a:pt x="0" y="267670"/>
              </a:lnTo>
              <a:lnTo>
                <a:pt x="0" y="535341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CA8F97-64C1-48E5-9925-7188E6FC0920}">
      <dsp:nvSpPr>
        <dsp:cNvPr id="0" name=""/>
        <dsp:cNvSpPr/>
      </dsp:nvSpPr>
      <dsp:spPr>
        <a:xfrm>
          <a:off x="810962" y="674947"/>
          <a:ext cx="2038070" cy="535341"/>
        </a:xfrm>
        <a:custGeom>
          <a:avLst/>
          <a:gdLst/>
          <a:ahLst/>
          <a:cxnLst/>
          <a:rect l="0" t="0" r="0" b="0"/>
          <a:pathLst>
            <a:path>
              <a:moveTo>
                <a:pt x="2038070" y="0"/>
              </a:moveTo>
              <a:lnTo>
                <a:pt x="2038070" y="267670"/>
              </a:lnTo>
              <a:lnTo>
                <a:pt x="0" y="267670"/>
              </a:lnTo>
              <a:lnTo>
                <a:pt x="0" y="535341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B78890-53D2-470C-9168-E3A2C7A58A54}">
      <dsp:nvSpPr>
        <dsp:cNvPr id="0" name=""/>
        <dsp:cNvSpPr/>
      </dsp:nvSpPr>
      <dsp:spPr>
        <a:xfrm>
          <a:off x="547829" y="86"/>
          <a:ext cx="4602406" cy="6748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>
              <a:latin typeface="宋体" panose="02010600030101010101" pitchFamily="2" charset="-122"/>
              <a:ea typeface="宋体" panose="02010600030101010101" pitchFamily="2" charset="-122"/>
            </a:rPr>
            <a:t>农业作物病害识别与智能咨询系统设计与实现</a:t>
          </a:r>
        </a:p>
      </dsp:txBody>
      <dsp:txXfrm>
        <a:off x="547829" y="86"/>
        <a:ext cx="4602406" cy="674861"/>
      </dsp:txXfrm>
    </dsp:sp>
    <dsp:sp modelId="{8B50D344-B7F6-45DF-9BE4-F2995D883079}">
      <dsp:nvSpPr>
        <dsp:cNvPr id="0" name=""/>
        <dsp:cNvSpPr/>
      </dsp:nvSpPr>
      <dsp:spPr>
        <a:xfrm>
          <a:off x="568351" y="1210288"/>
          <a:ext cx="485223" cy="18662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0" kern="1200">
              <a:latin typeface="宋体" panose="02010600030101010101" pitchFamily="2" charset="-122"/>
              <a:ea typeface="宋体" panose="02010600030101010101" pitchFamily="2" charset="-122"/>
            </a:rPr>
            <a:t>图像识别服务</a:t>
          </a:r>
          <a:endParaRPr lang="zh-CN" altLang="en-US" sz="1200" kern="1200">
            <a:latin typeface="宋体" panose="02010600030101010101" pitchFamily="2" charset="-122"/>
            <a:ea typeface="宋体" panose="02010600030101010101" pitchFamily="2" charset="-122"/>
          </a:endParaRPr>
        </a:p>
      </dsp:txBody>
      <dsp:txXfrm>
        <a:off x="568351" y="1210288"/>
        <a:ext cx="485223" cy="1866200"/>
      </dsp:txXfrm>
    </dsp:sp>
    <dsp:sp modelId="{8D3EB8F8-59EE-4558-97B9-7FCA8B435FA4}">
      <dsp:nvSpPr>
        <dsp:cNvPr id="0" name=""/>
        <dsp:cNvSpPr/>
      </dsp:nvSpPr>
      <dsp:spPr>
        <a:xfrm>
          <a:off x="1588915" y="1210288"/>
          <a:ext cx="485223" cy="18662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>
              <a:latin typeface="宋体" panose="02010600030101010101" pitchFamily="2" charset="-122"/>
              <a:ea typeface="宋体" panose="02010600030101010101" pitchFamily="2" charset="-122"/>
            </a:rPr>
            <a:t>LLM</a:t>
          </a:r>
          <a:r>
            <a:rPr lang="zh-CN" altLang="en-US" sz="1200" b="0" kern="1200">
              <a:latin typeface="宋体" panose="02010600030101010101" pitchFamily="2" charset="-122"/>
              <a:ea typeface="宋体" panose="02010600030101010101" pitchFamily="2" charset="-122"/>
            </a:rPr>
            <a:t>智能咨询服务</a:t>
          </a:r>
          <a:endParaRPr lang="zh-CN" altLang="en-US" sz="1200" kern="1200">
            <a:latin typeface="宋体" panose="02010600030101010101" pitchFamily="2" charset="-122"/>
            <a:ea typeface="宋体" panose="02010600030101010101" pitchFamily="2" charset="-122"/>
          </a:endParaRPr>
        </a:p>
      </dsp:txBody>
      <dsp:txXfrm>
        <a:off x="1588915" y="1210288"/>
        <a:ext cx="485223" cy="1866200"/>
      </dsp:txXfrm>
    </dsp:sp>
    <dsp:sp modelId="{23E08A26-78AB-4265-B6D4-E0FDB6EEF8F0}">
      <dsp:nvSpPr>
        <dsp:cNvPr id="0" name=""/>
        <dsp:cNvSpPr/>
      </dsp:nvSpPr>
      <dsp:spPr>
        <a:xfrm>
          <a:off x="2609480" y="1210288"/>
          <a:ext cx="485223" cy="18662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0" kern="1200">
              <a:latin typeface="宋体" panose="02010600030101010101" pitchFamily="2" charset="-122"/>
              <a:ea typeface="宋体" panose="02010600030101010101" pitchFamily="2" charset="-122"/>
            </a:rPr>
            <a:t>统计分析服务</a:t>
          </a:r>
          <a:endParaRPr lang="zh-CN" altLang="en-US" sz="1200" kern="1200">
            <a:latin typeface="宋体" panose="02010600030101010101" pitchFamily="2" charset="-122"/>
            <a:ea typeface="宋体" panose="02010600030101010101" pitchFamily="2" charset="-122"/>
          </a:endParaRPr>
        </a:p>
      </dsp:txBody>
      <dsp:txXfrm>
        <a:off x="2609480" y="1210288"/>
        <a:ext cx="485223" cy="1866200"/>
      </dsp:txXfrm>
    </dsp:sp>
    <dsp:sp modelId="{5D02E3CE-5F15-4CA7-B7F6-D1A1ACA4E69A}">
      <dsp:nvSpPr>
        <dsp:cNvPr id="0" name=""/>
        <dsp:cNvSpPr/>
      </dsp:nvSpPr>
      <dsp:spPr>
        <a:xfrm>
          <a:off x="3630045" y="1210288"/>
          <a:ext cx="485223" cy="18662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0" kern="1200">
              <a:latin typeface="宋体" panose="02010600030101010101" pitchFamily="2" charset="-122"/>
              <a:ea typeface="宋体" panose="02010600030101010101" pitchFamily="2" charset="-122"/>
            </a:rPr>
            <a:t>通知服务</a:t>
          </a:r>
          <a:endParaRPr lang="zh-CN" altLang="en-US" sz="1200" kern="1200">
            <a:latin typeface="宋体" panose="02010600030101010101" pitchFamily="2" charset="-122"/>
            <a:ea typeface="宋体" panose="02010600030101010101" pitchFamily="2" charset="-122"/>
          </a:endParaRPr>
        </a:p>
      </dsp:txBody>
      <dsp:txXfrm>
        <a:off x="3630045" y="1210288"/>
        <a:ext cx="485223" cy="1866200"/>
      </dsp:txXfrm>
    </dsp:sp>
    <dsp:sp modelId="{D565F105-CA25-45C7-9924-2B5AB3C9F38A}">
      <dsp:nvSpPr>
        <dsp:cNvPr id="0" name=""/>
        <dsp:cNvSpPr/>
      </dsp:nvSpPr>
      <dsp:spPr>
        <a:xfrm>
          <a:off x="4650609" y="1210288"/>
          <a:ext cx="479105" cy="183905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0" kern="1200">
              <a:latin typeface="宋体" panose="02010600030101010101" pitchFamily="2" charset="-122"/>
              <a:ea typeface="宋体" panose="02010600030101010101" pitchFamily="2" charset="-122"/>
            </a:rPr>
            <a:t>数据管理服务</a:t>
          </a:r>
          <a:endParaRPr lang="zh-CN" altLang="en-US" sz="1200" kern="1200">
            <a:latin typeface="宋体" panose="02010600030101010101" pitchFamily="2" charset="-122"/>
            <a:ea typeface="宋体" panose="02010600030101010101" pitchFamily="2" charset="-122"/>
          </a:endParaRPr>
        </a:p>
      </dsp:txBody>
      <dsp:txXfrm>
        <a:off x="4650609" y="1210288"/>
        <a:ext cx="479105" cy="18390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#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55DC5EA5899A4BB4AD0BA2F3D2AFE01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3CDBC25-76AB-4D0D-904A-EEFBC9F7F7E0}"/>
      </w:docPartPr>
      <w:docPartBody>
        <w:p w14:paraId="7C2E2013">
          <w:pPr>
            <w:pStyle w:val="5"/>
            <w:rPr>
              <w:rFonts w:hint="eastAsia"/>
            </w:rPr>
          </w:pPr>
          <w:r>
            <w:rPr>
              <w:rStyle w:val="4"/>
            </w:rPr>
            <w:t>选择一项。</w:t>
          </w:r>
        </w:p>
      </w:docPartBody>
    </w:docPart>
    <w:docPart>
      <w:docPartPr>
        <w:name w:val="E77D82FEE7084CCA8704EDBBD879A229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D43696C-D285-4121-A00F-B4EC90BF9432}"/>
      </w:docPartPr>
      <w:docPartBody>
        <w:p w14:paraId="69F1BAFC">
          <w:pPr>
            <w:pStyle w:val="6"/>
            <w:rPr>
              <w:rFonts w:hint="eastAsia"/>
            </w:rPr>
          </w:pPr>
          <w:r>
            <w:rPr>
              <w:rStyle w:val="4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FDF"/>
    <w:rsid w:val="00095640"/>
    <w:rsid w:val="000F40FC"/>
    <w:rsid w:val="00224A32"/>
    <w:rsid w:val="002922AA"/>
    <w:rsid w:val="003606E9"/>
    <w:rsid w:val="003A5698"/>
    <w:rsid w:val="004F2C96"/>
    <w:rsid w:val="00624B29"/>
    <w:rsid w:val="006831FE"/>
    <w:rsid w:val="006E1ACD"/>
    <w:rsid w:val="006F789C"/>
    <w:rsid w:val="007F3D2F"/>
    <w:rsid w:val="008371F3"/>
    <w:rsid w:val="00937E91"/>
    <w:rsid w:val="00A024B6"/>
    <w:rsid w:val="00A837C7"/>
    <w:rsid w:val="00AE699E"/>
    <w:rsid w:val="00B54FE0"/>
    <w:rsid w:val="00C106C9"/>
    <w:rsid w:val="00C32788"/>
    <w:rsid w:val="00CD25CF"/>
    <w:rsid w:val="00E25502"/>
    <w:rsid w:val="00E86FDF"/>
    <w:rsid w:val="00E93929"/>
    <w:rsid w:val="00F1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55DC5EA5899A4BB4AD0BA2F3D2AFE01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E77D82FEE7084CCA8704EDBBD879A22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EB8FC-BB7E-42AE-8ECF-C0DE4A756A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45</Pages>
  <Words>1393</Words>
  <Characters>1860</Characters>
  <Lines>1575</Lines>
  <Paragraphs>1957</Paragraphs>
  <TotalTime>770</TotalTime>
  <ScaleCrop>false</ScaleCrop>
  <LinksUpToDate>false</LinksUpToDate>
  <CharactersWithSpaces>2492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2019-04-08T04:51:00Z</dcterms:created>
  <dc:creator>Tracy</dc:creator>
  <cp:lastModifiedBy>锅巴</cp:lastModifiedBy>
  <cp:lastPrinted>2026-01-07T16:58:00Z</cp:lastPrinted>
  <dcterms:modified xsi:type="dcterms:W3CDTF">2026-03-05T14:08:41Z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DDC0A1A40706433D8F47400FF7278FFC</vt:lpwstr>
  </property>
  <property fmtid="{D5CDD505-2E9C-101B-9397-08002B2CF9AE}" pid="4" name="KSOTemplateDocerSaveRecord">
    <vt:lpwstr>eyJoZGlkIjoiMWQyMGQyODBhNjc5M2Q4NzBjZTMwNzdmNmU5NzFjZTEiLCJ1c2VySWQiOiI2MTMzOTI0MDMifQ==</vt:lpwstr>
  </property>
</Properties>
</file>